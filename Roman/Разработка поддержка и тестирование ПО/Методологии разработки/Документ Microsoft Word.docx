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490" w:rsidRDefault="007C6490"/>
    <w:p w:rsidR="007C6490" w:rsidRPr="007C6490" w:rsidRDefault="007C6490" w:rsidP="007C6490"/>
    <w:p w:rsidR="007C6490" w:rsidRPr="007C6490" w:rsidRDefault="007C6490" w:rsidP="007C6490"/>
    <w:p w:rsidR="007C6490" w:rsidRPr="007C6490" w:rsidRDefault="007C6490" w:rsidP="007C6490"/>
    <w:p w:rsidR="007C6490" w:rsidRDefault="007C6490" w:rsidP="007C6490"/>
    <w:p w:rsidR="00622C55" w:rsidRPr="007C6490" w:rsidRDefault="007C6490">
      <w:pPr>
        <w:tabs>
          <w:tab w:val="left" w:pos="2840"/>
        </w:tabs>
        <w:jc w:val="center"/>
        <w:rPr>
          <w:b/>
          <w:sz w:val="30"/>
          <w:lang w:val="en-US"/>
        </w:rPr>
        <w:pPrChange w:id="0" w:author="Kronos" w:date="2026-09-11T10:44:00Z">
          <w:pPr>
            <w:tabs>
              <w:tab w:val="left" w:pos="2840"/>
            </w:tabs>
          </w:pPr>
        </w:pPrChange>
      </w:pPr>
      <w:r w:rsidRPr="007C6490">
        <w:rPr>
          <w:b/>
          <w:sz w:val="30"/>
        </w:rPr>
        <w:t xml:space="preserve">Итерационная модель </w:t>
      </w:r>
      <w:r w:rsidRPr="007C6490">
        <w:rPr>
          <w:b/>
          <w:sz w:val="30"/>
          <w:lang w:val="en-US"/>
        </w:rPr>
        <w:t>(iterative model)</w:t>
      </w:r>
    </w:p>
    <w:p w:rsidR="007C6490" w:rsidRDefault="007C6490" w:rsidP="007C6490">
      <w:pPr>
        <w:tabs>
          <w:tab w:val="left" w:pos="2840"/>
        </w:tabs>
      </w:pPr>
      <w:r>
        <w:t>Каждая итерация – это полный мини цикл</w:t>
      </w:r>
      <w:r w:rsidRPr="007C6490">
        <w:t xml:space="preserve">: </w:t>
      </w:r>
      <w:r>
        <w:t>анализ  разработка тестирование оценка результат.</w:t>
      </w:r>
    </w:p>
    <w:p w:rsidR="007C6490" w:rsidRDefault="007C6490" w:rsidP="007C6490">
      <w:pPr>
        <w:tabs>
          <w:tab w:val="left" w:pos="2840"/>
        </w:tabs>
      </w:pPr>
      <w:r>
        <w:t>После которого продукт становится более полным.</w:t>
      </w:r>
    </w:p>
    <w:p w:rsidR="007C6490" w:rsidRDefault="007C6490" w:rsidP="007C6490">
      <w:pPr>
        <w:tabs>
          <w:tab w:val="left" w:pos="2840"/>
        </w:tabs>
      </w:pPr>
      <w:r>
        <w:t xml:space="preserve">Отличая от </w:t>
      </w:r>
      <w:r>
        <w:rPr>
          <w:lang w:val="en-US"/>
        </w:rPr>
        <w:t>Agile</w:t>
      </w:r>
      <w:r w:rsidRPr="007C6490">
        <w:t xml:space="preserve">: </w:t>
      </w:r>
      <w:r>
        <w:t>итерации могут быть длине, гибкость изменения требований ниже – акцент на постепенном наращивание функции функциональности,  а не на скорости реакции на изменения.</w:t>
      </w:r>
    </w:p>
    <w:p w:rsidR="007C6490" w:rsidRDefault="00EF3267" w:rsidP="007C6490">
      <w:pPr>
        <w:tabs>
          <w:tab w:val="left" w:pos="2840"/>
        </w:tabs>
      </w:pPr>
      <w:del w:id="1" w:author="Kronos [2]" w:date="2026-09-22T13:01:00Z">
        <w:r w:rsidDel="00EF3267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467.25pt;height:350.25pt">
              <v:imagedata r:id="rId7" o:title="20260911_104238"/>
            </v:shape>
          </w:pict>
        </w:r>
      </w:del>
    </w:p>
    <w:p w:rsidR="007C6490" w:rsidRDefault="007C6490" w:rsidP="007C6490"/>
    <w:p w:rsidR="007C6490" w:rsidRDefault="007C6490" w:rsidP="007C6490">
      <w:pPr>
        <w:tabs>
          <w:tab w:val="left" w:pos="1549"/>
        </w:tabs>
        <w:jc w:val="center"/>
        <w:rPr>
          <w:ins w:id="2" w:author="Kronos" w:date="2026-09-11T10:44:00Z"/>
          <w:b/>
          <w:sz w:val="30"/>
        </w:rPr>
      </w:pPr>
      <w:r w:rsidRPr="007C6490">
        <w:rPr>
          <w:b/>
          <w:sz w:val="30"/>
        </w:rPr>
        <w:t>Спиралевидная модель</w:t>
      </w:r>
      <w:r>
        <w:rPr>
          <w:b/>
          <w:sz w:val="30"/>
        </w:rPr>
        <w:t xml:space="preserve"> – управление рисками</w:t>
      </w:r>
    </w:p>
    <w:p w:rsidR="007C6490" w:rsidRDefault="007C6490" w:rsidP="007C6490">
      <w:pPr>
        <w:tabs>
          <w:tab w:val="left" w:pos="1549"/>
        </w:tabs>
        <w:jc w:val="center"/>
        <w:rPr>
          <w:ins w:id="3" w:author="Kronos" w:date="2026-09-11T10:47:00Z"/>
        </w:rPr>
      </w:pPr>
      <w:ins w:id="4" w:author="Kronos" w:date="2026-09-11T10:44:00Z">
        <w:r>
          <w:t xml:space="preserve">Каждый веток спирали </w:t>
        </w:r>
      </w:ins>
      <w:ins w:id="5" w:author="Kronos" w:date="2026-09-11T10:45:00Z">
        <w:r w:rsidR="00DF730B">
          <w:t>включает</w:t>
        </w:r>
      </w:ins>
      <w:ins w:id="6" w:author="Kronos" w:date="2026-09-11T10:44:00Z">
        <w:r>
          <w:t xml:space="preserve"> 4 обязательных </w:t>
        </w:r>
        <w:r w:rsidR="00DF730B">
          <w:t>этапа</w:t>
        </w:r>
        <w:r w:rsidR="00DF730B" w:rsidRPr="00DF730B">
          <w:rPr>
            <w:rPrChange w:id="7" w:author="Kronos" w:date="2026-09-11T10:44:00Z">
              <w:rPr>
                <w:lang w:val="en-US"/>
              </w:rPr>
            </w:rPrChange>
          </w:rPr>
          <w:t>:</w:t>
        </w:r>
      </w:ins>
      <w:ins w:id="8" w:author="Kronos" w:date="2026-09-11T10:45:00Z">
        <w:r w:rsidR="00DF730B" w:rsidRPr="00DF730B">
          <w:rPr>
            <w:rPrChange w:id="9" w:author="Kronos" w:date="2026-09-11T10:45:00Z">
              <w:rPr>
                <w:lang w:val="en-US"/>
              </w:rPr>
            </w:rPrChange>
          </w:rPr>
          <w:t xml:space="preserve"> </w:t>
        </w:r>
        <w:r w:rsidR="00DF730B">
          <w:t>постановка целей анализ рисков и тестирование оценка результатов заказчиком</w:t>
        </w:r>
      </w:ins>
    </w:p>
    <w:p w:rsidR="00DF730B" w:rsidRDefault="00DF730B">
      <w:pPr>
        <w:rPr>
          <w:ins w:id="10" w:author="Kronos" w:date="2026-09-11T10:48:00Z"/>
        </w:rPr>
      </w:pPr>
      <w:ins w:id="11" w:author="Kronos" w:date="2026-09-11T10:48:00Z">
        <w:r>
          <w:br w:type="page"/>
        </w:r>
      </w:ins>
    </w:p>
    <w:p w:rsidR="00DF730B" w:rsidRDefault="00D9016F" w:rsidP="007C6490">
      <w:pPr>
        <w:tabs>
          <w:tab w:val="left" w:pos="1549"/>
        </w:tabs>
        <w:jc w:val="center"/>
        <w:rPr>
          <w:ins w:id="12" w:author="Kronos" w:date="2026-09-11T10:48:00Z"/>
          <w:lang w:val="en-US"/>
        </w:rPr>
      </w:pPr>
      <w:ins w:id="13" w:author="Kronos" w:date="2026-09-11T10:48:00Z">
        <w:del w:id="14" w:author="Kronos [2]" w:date="2026-09-22T13:01:00Z">
          <w:r w:rsidDel="00EF3267">
            <w:rPr>
              <w:lang w:val="en-US"/>
            </w:rPr>
            <w:lastRenderedPageBreak/>
            <w:pict>
              <v:shape id="_x0000_i1026" type="#_x0000_t75" style="width:467.25pt;height:350.25pt">
                <v:imagedata r:id="rId8" o:title="20260911_104834"/>
              </v:shape>
            </w:pict>
          </w:r>
        </w:del>
      </w:ins>
    </w:p>
    <w:p w:rsidR="00DF730B" w:rsidRDefault="00DF730B" w:rsidP="00DF730B">
      <w:pPr>
        <w:rPr>
          <w:ins w:id="15" w:author="Kronos" w:date="2026-09-11T10:48:00Z"/>
          <w:lang w:val="en-US"/>
        </w:rPr>
      </w:pPr>
    </w:p>
    <w:p w:rsidR="00DF730B" w:rsidRPr="009273DE" w:rsidRDefault="00DF730B">
      <w:pPr>
        <w:tabs>
          <w:tab w:val="left" w:pos="3513"/>
        </w:tabs>
        <w:jc w:val="center"/>
        <w:rPr>
          <w:ins w:id="16" w:author="Kronos" w:date="2026-09-11T10:49:00Z"/>
          <w:b/>
          <w:sz w:val="30"/>
          <w:rPrChange w:id="17" w:author="Kronos" w:date="2026-09-11T10:57:00Z">
            <w:rPr>
              <w:ins w:id="18" w:author="Kronos" w:date="2026-09-11T10:49:00Z"/>
            </w:rPr>
          </w:rPrChange>
        </w:rPr>
        <w:pPrChange w:id="19" w:author="Kronos" w:date="2026-09-11T10:57:00Z">
          <w:pPr>
            <w:tabs>
              <w:tab w:val="left" w:pos="1549"/>
            </w:tabs>
            <w:jc w:val="center"/>
          </w:pPr>
        </w:pPrChange>
      </w:pPr>
      <w:ins w:id="20" w:author="Kronos" w:date="2026-09-11T10:49:00Z">
        <w:r w:rsidRPr="009273DE">
          <w:rPr>
            <w:b/>
            <w:sz w:val="30"/>
            <w:lang w:val="en-US"/>
            <w:rPrChange w:id="21" w:author="Kronos" w:date="2026-09-11T10:57:00Z">
              <w:rPr>
                <w:lang w:val="en-US"/>
              </w:rPr>
            </w:rPrChange>
          </w:rPr>
          <w:t>V</w:t>
        </w:r>
        <w:r w:rsidRPr="009273DE">
          <w:rPr>
            <w:b/>
            <w:sz w:val="30"/>
            <w:rPrChange w:id="22" w:author="Kronos" w:date="2026-09-11T10:57:00Z">
              <w:rPr>
                <w:lang w:val="en-US"/>
              </w:rPr>
            </w:rPrChange>
          </w:rPr>
          <w:t xml:space="preserve">- </w:t>
        </w:r>
        <w:r w:rsidRPr="009273DE">
          <w:rPr>
            <w:b/>
            <w:sz w:val="30"/>
            <w:rPrChange w:id="23" w:author="Kronos" w:date="2026-09-11T10:57:00Z">
              <w:rPr/>
            </w:rPrChange>
          </w:rPr>
          <w:t>модель – тестирование на каждом этапе разработки</w:t>
        </w:r>
      </w:ins>
    </w:p>
    <w:p w:rsidR="00DF730B" w:rsidRDefault="00DF730B">
      <w:pPr>
        <w:tabs>
          <w:tab w:val="left" w:pos="3513"/>
        </w:tabs>
        <w:rPr>
          <w:ins w:id="24" w:author="Kronos" w:date="2026-09-11T10:49:00Z"/>
        </w:rPr>
        <w:pPrChange w:id="25" w:author="Kronos" w:date="2026-09-11T10:48:00Z">
          <w:pPr>
            <w:tabs>
              <w:tab w:val="left" w:pos="1549"/>
            </w:tabs>
            <w:jc w:val="center"/>
          </w:pPr>
        </w:pPrChange>
      </w:pPr>
    </w:p>
    <w:p w:rsidR="00DF730B" w:rsidRPr="00EF3267" w:rsidRDefault="00DF730B">
      <w:pPr>
        <w:tabs>
          <w:tab w:val="left" w:pos="3513"/>
        </w:tabs>
        <w:rPr>
          <w:ins w:id="26" w:author="Kronos" w:date="2026-09-11T10:49:00Z"/>
          <w:rPrChange w:id="27" w:author="Kronos [2]" w:date="2026-09-22T13:01:00Z">
            <w:rPr>
              <w:ins w:id="28" w:author="Kronos" w:date="2026-09-11T10:49:00Z"/>
            </w:rPr>
          </w:rPrChange>
        </w:rPr>
        <w:pPrChange w:id="29" w:author="Kronos" w:date="2026-09-11T10:48:00Z">
          <w:pPr>
            <w:tabs>
              <w:tab w:val="left" w:pos="1549"/>
            </w:tabs>
            <w:jc w:val="center"/>
          </w:pPr>
        </w:pPrChange>
      </w:pPr>
      <w:ins w:id="30" w:author="Kronos" w:date="2026-09-11T10:49:00Z">
        <w:r>
          <w:t>Ключевая идея</w:t>
        </w:r>
        <w:r w:rsidRPr="00DF730B">
          <w:rPr>
            <w:rPrChange w:id="31" w:author="Kronos" w:date="2026-09-11T10:49:00Z">
              <w:rPr>
                <w:lang w:val="en-US"/>
              </w:rPr>
            </w:rPrChange>
          </w:rPr>
          <w:t xml:space="preserve">: </w:t>
        </w:r>
        <w:r>
          <w:t>каждому этапу разработки (слева) соотвецтвует св</w:t>
        </w:r>
      </w:ins>
      <w:ins w:id="32" w:author="Kronos" w:date="2026-09-11T10:50:00Z">
        <w:r>
          <w:t>ой этап тестирования справа спланированный заранее, ещё до написания кода.</w:t>
        </w:r>
      </w:ins>
    </w:p>
    <w:p w:rsidR="00DF730B" w:rsidRDefault="00DF730B">
      <w:pPr>
        <w:tabs>
          <w:tab w:val="left" w:pos="3513"/>
        </w:tabs>
        <w:rPr>
          <w:ins w:id="33" w:author="Kronos" w:date="2026-09-11T10:57:00Z"/>
        </w:rPr>
        <w:pPrChange w:id="34" w:author="Kronos" w:date="2026-09-11T10:48:00Z">
          <w:pPr>
            <w:tabs>
              <w:tab w:val="left" w:pos="1549"/>
            </w:tabs>
            <w:jc w:val="center"/>
          </w:pPr>
        </w:pPrChange>
      </w:pPr>
    </w:p>
    <w:p w:rsidR="009273DE" w:rsidRPr="00EF3267" w:rsidRDefault="009273DE">
      <w:pPr>
        <w:tabs>
          <w:tab w:val="left" w:pos="3513"/>
        </w:tabs>
        <w:jc w:val="center"/>
        <w:rPr>
          <w:ins w:id="35" w:author="Kronos" w:date="2026-09-11T10:58:00Z"/>
          <w:b/>
          <w:sz w:val="30"/>
          <w:lang w:val="en-US"/>
          <w:rPrChange w:id="36" w:author="Kronos [2]" w:date="2026-09-22T13:01:00Z">
            <w:rPr>
              <w:ins w:id="37" w:author="Kronos" w:date="2026-09-11T10:58:00Z"/>
              <w:b/>
              <w:sz w:val="30"/>
            </w:rPr>
          </w:rPrChange>
        </w:rPr>
        <w:pPrChange w:id="38" w:author="Kronos" w:date="2026-09-11T10:57:00Z">
          <w:pPr>
            <w:tabs>
              <w:tab w:val="left" w:pos="1549"/>
            </w:tabs>
            <w:jc w:val="center"/>
          </w:pPr>
        </w:pPrChange>
      </w:pPr>
      <w:ins w:id="39" w:author="Kronos" w:date="2026-09-11T10:57:00Z">
        <w:r>
          <w:rPr>
            <w:b/>
            <w:sz w:val="30"/>
            <w:lang w:val="en-US"/>
          </w:rPr>
          <w:t>Rad</w:t>
        </w:r>
      </w:ins>
      <w:ins w:id="40" w:author="Kronos" w:date="2026-09-11T10:58:00Z">
        <w:r>
          <w:rPr>
            <w:b/>
            <w:sz w:val="30"/>
            <w:lang w:val="en-US"/>
          </w:rPr>
          <w:t xml:space="preserve"> (Rapid Application Development) </w:t>
        </w:r>
        <w:r>
          <w:rPr>
            <w:b/>
            <w:sz w:val="30"/>
          </w:rPr>
          <w:t>и</w:t>
        </w:r>
        <w:r w:rsidRPr="009273DE">
          <w:rPr>
            <w:b/>
            <w:sz w:val="30"/>
            <w:lang w:val="en-US"/>
            <w:rPrChange w:id="41" w:author="Kronos" w:date="2026-09-11T10:58:00Z">
              <w:rPr>
                <w:b/>
                <w:sz w:val="30"/>
              </w:rPr>
            </w:rPrChange>
          </w:rPr>
          <w:t xml:space="preserve"> </w:t>
        </w:r>
        <w:r>
          <w:rPr>
            <w:b/>
            <w:sz w:val="30"/>
          </w:rPr>
          <w:t>Прототипирование</w:t>
        </w:r>
      </w:ins>
    </w:p>
    <w:tbl>
      <w:tblPr>
        <w:tblStyle w:val="a7"/>
        <w:tblW w:w="0" w:type="auto"/>
        <w:jc w:val="center"/>
        <w:tblLook w:val="04A0" w:firstRow="1" w:lastRow="0" w:firstColumn="1" w:lastColumn="0" w:noHBand="0" w:noVBand="1"/>
        <w:tblPrChange w:id="42" w:author="Kronos" w:date="2026-09-11T10:59:00Z">
          <w:tblPr>
            <w:tblStyle w:val="a7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15"/>
        <w:gridCol w:w="3115"/>
        <w:gridCol w:w="3115"/>
        <w:tblGridChange w:id="43">
          <w:tblGrid>
            <w:gridCol w:w="3115"/>
            <w:gridCol w:w="3115"/>
            <w:gridCol w:w="3115"/>
          </w:tblGrid>
        </w:tblGridChange>
      </w:tblGrid>
      <w:tr w:rsidR="009273DE" w:rsidTr="009273DE">
        <w:trPr>
          <w:trHeight w:val="567"/>
          <w:jc w:val="center"/>
          <w:ins w:id="44" w:author="Kronos" w:date="2026-09-11T10:58:00Z"/>
        </w:trPr>
        <w:tc>
          <w:tcPr>
            <w:tcW w:w="3115" w:type="dxa"/>
            <w:vAlign w:val="center"/>
            <w:tcPrChange w:id="45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46" w:author="Kronos" w:date="2026-09-11T10:58:00Z"/>
                <w:rPrChange w:id="47" w:author="Kronos" w:date="2026-09-11T10:59:00Z">
                  <w:rPr>
                    <w:ins w:id="48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49" w:author="Kronos" w:date="2026-09-11T10:59:00Z">
              <w:r>
                <w:t>Модель</w:t>
              </w:r>
            </w:ins>
          </w:p>
        </w:tc>
        <w:tc>
          <w:tcPr>
            <w:tcW w:w="3115" w:type="dxa"/>
            <w:vAlign w:val="center"/>
            <w:tcPrChange w:id="50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51" w:author="Kronos" w:date="2026-09-11T10:58:00Z"/>
                <w:rPrChange w:id="52" w:author="Kronos" w:date="2026-09-11T10:59:00Z">
                  <w:rPr>
                    <w:ins w:id="53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54" w:author="Kronos" w:date="2026-09-11T10:59:00Z">
              <w:r>
                <w:t>Суть</w:t>
              </w:r>
            </w:ins>
          </w:p>
        </w:tc>
        <w:tc>
          <w:tcPr>
            <w:tcW w:w="3115" w:type="dxa"/>
            <w:vAlign w:val="center"/>
            <w:tcPrChange w:id="55" w:author="Kronos" w:date="2026-09-11T10:59:00Z">
              <w:tcPr>
                <w:tcW w:w="3115" w:type="dxa"/>
              </w:tcPr>
            </w:tcPrChange>
          </w:tcPr>
          <w:p w:rsidR="009273DE" w:rsidRDefault="009273DE" w:rsidP="009273DE">
            <w:pPr>
              <w:tabs>
                <w:tab w:val="left" w:pos="3513"/>
              </w:tabs>
              <w:jc w:val="center"/>
              <w:rPr>
                <w:ins w:id="56" w:author="Kronos" w:date="2026-09-11T10:58:00Z"/>
                <w:b/>
                <w:sz w:val="30"/>
                <w:lang w:val="en-US"/>
              </w:rPr>
            </w:pPr>
            <w:ins w:id="57" w:author="Kronos" w:date="2026-09-11T10:59:00Z">
              <w:r>
                <w:t>Когда применяется</w:t>
              </w:r>
            </w:ins>
          </w:p>
        </w:tc>
      </w:tr>
      <w:tr w:rsidR="009273DE" w:rsidTr="009273DE">
        <w:trPr>
          <w:trHeight w:val="567"/>
          <w:jc w:val="center"/>
          <w:ins w:id="58" w:author="Kronos" w:date="2026-09-11T10:58:00Z"/>
        </w:trPr>
        <w:tc>
          <w:tcPr>
            <w:tcW w:w="3115" w:type="dxa"/>
            <w:vAlign w:val="center"/>
            <w:tcPrChange w:id="59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60" w:author="Kronos" w:date="2026-09-11T10:58:00Z"/>
                <w:b/>
                <w:sz w:val="30"/>
                <w:rPrChange w:id="61" w:author="Kronos" w:date="2026-09-11T11:02:00Z">
                  <w:rPr>
                    <w:ins w:id="62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63" w:author="Kronos" w:date="2026-09-11T11:02:00Z">
              <w:r>
                <w:t>Прототипирование</w:t>
              </w:r>
            </w:ins>
          </w:p>
        </w:tc>
        <w:tc>
          <w:tcPr>
            <w:tcW w:w="3115" w:type="dxa"/>
            <w:vAlign w:val="center"/>
            <w:tcPrChange w:id="64" w:author="Kronos" w:date="2026-09-11T10:59:00Z">
              <w:tcPr>
                <w:tcW w:w="3115" w:type="dxa"/>
              </w:tcPr>
            </w:tcPrChange>
          </w:tcPr>
          <w:p w:rsidR="009273DE" w:rsidRPr="009273DE" w:rsidRDefault="009273DE">
            <w:pPr>
              <w:tabs>
                <w:tab w:val="left" w:pos="3513"/>
              </w:tabs>
              <w:jc w:val="center"/>
              <w:rPr>
                <w:ins w:id="65" w:author="Kronos" w:date="2026-09-11T10:58:00Z"/>
                <w:b/>
                <w:sz w:val="30"/>
                <w:rPrChange w:id="66" w:author="Kronos" w:date="2026-09-11T11:01:00Z">
                  <w:rPr>
                    <w:ins w:id="67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68" w:author="Kronos" w:date="2026-09-11T11:01:00Z">
              <w:r>
                <w:t xml:space="preserve">Быстро создаётся черновой макет продукта для </w:t>
              </w:r>
            </w:ins>
            <w:ins w:id="69" w:author="Kronos" w:date="2026-09-11T11:02:00Z">
              <w:r>
                <w:t>утончения</w:t>
              </w:r>
            </w:ins>
            <w:ins w:id="70" w:author="Kronos" w:date="2026-09-11T11:01:00Z">
              <w:r>
                <w:t xml:space="preserve"> тре</w:t>
              </w:r>
            </w:ins>
            <w:ins w:id="71" w:author="Kronos" w:date="2026-09-11T11:02:00Z">
              <w:r>
                <w:t>бований у заказчика</w:t>
              </w:r>
            </w:ins>
          </w:p>
        </w:tc>
        <w:tc>
          <w:tcPr>
            <w:tcW w:w="3115" w:type="dxa"/>
            <w:vAlign w:val="center"/>
            <w:tcPrChange w:id="72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73" w:author="Kronos" w:date="2026-09-11T10:58:00Z"/>
                <w:b/>
                <w:sz w:val="30"/>
                <w:rPrChange w:id="74" w:author="Kronos" w:date="2026-09-11T10:59:00Z">
                  <w:rPr>
                    <w:ins w:id="75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76" w:author="Kronos" w:date="2026-09-11T10:59:00Z">
              <w:r>
                <w:t>Требования</w:t>
              </w:r>
            </w:ins>
            <w:ins w:id="77" w:author="Kronos" w:date="2026-09-11T11:00:00Z">
              <w:r>
                <w:t xml:space="preserve"> неясны или расплывчаты</w:t>
              </w:r>
            </w:ins>
          </w:p>
        </w:tc>
      </w:tr>
      <w:tr w:rsidR="009273DE" w:rsidRPr="009273DE" w:rsidTr="009273DE">
        <w:trPr>
          <w:trHeight w:val="567"/>
          <w:jc w:val="center"/>
          <w:ins w:id="78" w:author="Kronos" w:date="2026-09-11T10:58:00Z"/>
        </w:trPr>
        <w:tc>
          <w:tcPr>
            <w:tcW w:w="3115" w:type="dxa"/>
            <w:vAlign w:val="center"/>
            <w:tcPrChange w:id="79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80" w:author="Kronos" w:date="2026-09-11T10:58:00Z"/>
                <w:lang w:val="en-US"/>
                <w:rPrChange w:id="81" w:author="Kronos" w:date="2026-09-11T11:02:00Z">
                  <w:rPr>
                    <w:ins w:id="82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83" w:author="Kronos" w:date="2026-09-11T11:02:00Z">
              <w:r w:rsidRPr="009273DE">
                <w:rPr>
                  <w:lang w:val="en-US"/>
                  <w:rPrChange w:id="84" w:author="Kronos" w:date="2026-09-11T11:02:00Z">
                    <w:rPr>
                      <w:b/>
                      <w:sz w:val="30"/>
                      <w:lang w:val="en-US"/>
                    </w:rPr>
                  </w:rPrChange>
                </w:rPr>
                <w:t>RAD</w:t>
              </w:r>
            </w:ins>
          </w:p>
        </w:tc>
        <w:tc>
          <w:tcPr>
            <w:tcW w:w="3115" w:type="dxa"/>
            <w:vAlign w:val="center"/>
            <w:tcPrChange w:id="85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86" w:author="Kronos" w:date="2026-09-11T10:58:00Z"/>
                <w:b/>
                <w:sz w:val="30"/>
                <w:rPrChange w:id="87" w:author="Kronos" w:date="2026-09-11T11:00:00Z">
                  <w:rPr>
                    <w:ins w:id="88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89" w:author="Kronos" w:date="2026-09-11T11:00:00Z">
              <w:r>
                <w:t>Быстрая разработка чер</w:t>
              </w:r>
            </w:ins>
            <w:ins w:id="90" w:author="Kronos" w:date="2026-09-11T11:01:00Z">
              <w:r>
                <w:t xml:space="preserve">ез готовые компоненты  и </w:t>
              </w:r>
            </w:ins>
            <w:ins w:id="91" w:author="Kronos" w:date="2026-09-11T11:02:00Z">
              <w:r>
                <w:t>активные</w:t>
              </w:r>
            </w:ins>
            <w:ins w:id="92" w:author="Kronos" w:date="2026-09-11T11:01:00Z">
              <w:r>
                <w:t xml:space="preserve"> вовлечение пользователя в цикл</w:t>
              </w:r>
            </w:ins>
          </w:p>
        </w:tc>
        <w:tc>
          <w:tcPr>
            <w:tcW w:w="3115" w:type="dxa"/>
            <w:vAlign w:val="center"/>
            <w:tcPrChange w:id="93" w:author="Kronos" w:date="2026-09-11T10:59:00Z">
              <w:tcPr>
                <w:tcW w:w="3115" w:type="dxa"/>
              </w:tcPr>
            </w:tcPrChange>
          </w:tcPr>
          <w:p w:rsidR="009273DE" w:rsidRPr="009273DE" w:rsidRDefault="009273DE" w:rsidP="009273DE">
            <w:pPr>
              <w:tabs>
                <w:tab w:val="left" w:pos="3513"/>
              </w:tabs>
              <w:jc w:val="center"/>
              <w:rPr>
                <w:ins w:id="94" w:author="Kronos" w:date="2026-09-11T10:58:00Z"/>
                <w:b/>
                <w:sz w:val="30"/>
                <w:rPrChange w:id="95" w:author="Kronos" w:date="2026-09-11T11:00:00Z">
                  <w:rPr>
                    <w:ins w:id="96" w:author="Kronos" w:date="2026-09-11T10:58:00Z"/>
                    <w:b/>
                    <w:sz w:val="30"/>
                    <w:lang w:val="en-US"/>
                  </w:rPr>
                </w:rPrChange>
              </w:rPr>
            </w:pPr>
            <w:ins w:id="97" w:author="Kronos" w:date="2026-09-11T11:00:00Z">
              <w:r>
                <w:t>Не критичны к масштабу проект</w:t>
              </w:r>
            </w:ins>
          </w:p>
        </w:tc>
      </w:tr>
    </w:tbl>
    <w:p w:rsidR="009273DE" w:rsidRDefault="009273DE" w:rsidP="009273DE">
      <w:pPr>
        <w:tabs>
          <w:tab w:val="left" w:pos="3513"/>
        </w:tabs>
        <w:jc w:val="center"/>
        <w:rPr>
          <w:ins w:id="98" w:author="Kronos" w:date="2026-09-11T11:04:00Z"/>
          <w:b/>
          <w:sz w:val="30"/>
        </w:rPr>
      </w:pPr>
    </w:p>
    <w:p w:rsidR="009273DE" w:rsidRDefault="009273DE">
      <w:pPr>
        <w:rPr>
          <w:ins w:id="99" w:author="Kronos" w:date="2026-09-11T11:04:00Z"/>
          <w:b/>
          <w:sz w:val="30"/>
        </w:rPr>
      </w:pPr>
      <w:ins w:id="100" w:author="Kronos" w:date="2026-09-11T11:04:00Z">
        <w:r>
          <w:rPr>
            <w:b/>
            <w:sz w:val="30"/>
          </w:rPr>
          <w:br w:type="page"/>
        </w:r>
      </w:ins>
    </w:p>
    <w:p w:rsidR="009273DE" w:rsidRDefault="00EF3267">
      <w:pPr>
        <w:tabs>
          <w:tab w:val="left" w:pos="3513"/>
        </w:tabs>
        <w:jc w:val="center"/>
        <w:rPr>
          <w:ins w:id="101" w:author="Kronos" w:date="2026-09-11T11:06:00Z"/>
          <w:b/>
          <w:sz w:val="30"/>
        </w:rPr>
        <w:pPrChange w:id="102" w:author="Kronos" w:date="2026-09-11T10:57:00Z">
          <w:pPr>
            <w:tabs>
              <w:tab w:val="left" w:pos="1549"/>
            </w:tabs>
            <w:jc w:val="center"/>
          </w:pPr>
        </w:pPrChange>
      </w:pPr>
      <w:ins w:id="103" w:author="Kronos" w:date="2026-09-11T11:05:00Z">
        <w:del w:id="104" w:author="Kronos [2]" w:date="2026-09-22T13:01:00Z">
          <w:r w:rsidDel="00EF3267">
            <w:rPr>
              <w:b/>
              <w:sz w:val="30"/>
            </w:rPr>
            <w:lastRenderedPageBreak/>
            <w:pict>
              <v:shape id="_x0000_i1027" type="#_x0000_t75" style="width:467.25pt;height:350.25pt">
                <v:imagedata r:id="rId9" o:title="20260911_110425"/>
              </v:shape>
            </w:pict>
          </w:r>
        </w:del>
      </w:ins>
    </w:p>
    <w:p w:rsidR="009273DE" w:rsidRDefault="009273DE">
      <w:pPr>
        <w:tabs>
          <w:tab w:val="left" w:pos="3513"/>
        </w:tabs>
        <w:jc w:val="center"/>
        <w:rPr>
          <w:ins w:id="105" w:author="Kronos" w:date="2026-09-11T11:15:00Z"/>
        </w:rPr>
        <w:pPrChange w:id="106" w:author="Kronos" w:date="2026-09-11T10:57:00Z">
          <w:pPr>
            <w:tabs>
              <w:tab w:val="left" w:pos="1549"/>
            </w:tabs>
            <w:jc w:val="center"/>
          </w:pPr>
        </w:pPrChange>
      </w:pPr>
      <w:ins w:id="107" w:author="Kronos" w:date="2026-09-11T11:06:00Z">
        <w:r>
          <w:rPr>
            <w:lang w:val="en-US"/>
          </w:rPr>
          <w:t>RAD</w:t>
        </w:r>
        <w:r w:rsidR="00496B1A">
          <w:t>()</w:t>
        </w:r>
        <w:r w:rsidRPr="00EF3267">
          <w:rPr>
            <w:rPrChange w:id="108" w:author="Kronos [2]" w:date="2026-09-22T13:01:00Z">
              <w:rPr>
                <w:lang w:val="en-US"/>
              </w:rPr>
            </w:rPrChange>
          </w:rPr>
          <w:t xml:space="preserve"> </w:t>
        </w:r>
        <w:r w:rsidR="00496B1A">
          <w:t>и прототипирование</w:t>
        </w:r>
      </w:ins>
    </w:p>
    <w:p w:rsidR="00496B1A" w:rsidRDefault="00496B1A">
      <w:pPr>
        <w:tabs>
          <w:tab w:val="left" w:pos="3513"/>
        </w:tabs>
        <w:jc w:val="center"/>
        <w:rPr>
          <w:ins w:id="109" w:author="Kronos" w:date="2026-09-11T11:15:00Z"/>
        </w:rPr>
        <w:pPrChange w:id="110" w:author="Kronos" w:date="2026-09-11T10:57:00Z">
          <w:pPr>
            <w:tabs>
              <w:tab w:val="left" w:pos="1549"/>
            </w:tabs>
            <w:jc w:val="center"/>
          </w:pPr>
        </w:pPrChange>
      </w:pPr>
    </w:p>
    <w:p w:rsidR="00496B1A" w:rsidRDefault="00496B1A">
      <w:pPr>
        <w:tabs>
          <w:tab w:val="left" w:pos="3513"/>
        </w:tabs>
        <w:jc w:val="center"/>
        <w:rPr>
          <w:ins w:id="111" w:author="Kronos" w:date="2026-09-11T11:15:00Z"/>
        </w:rPr>
        <w:pPrChange w:id="112" w:author="Kronos" w:date="2026-09-11T10:57:00Z">
          <w:pPr>
            <w:tabs>
              <w:tab w:val="left" w:pos="1549"/>
            </w:tabs>
            <w:jc w:val="center"/>
          </w:pPr>
        </w:pPrChange>
      </w:pPr>
    </w:p>
    <w:p w:rsidR="00496B1A" w:rsidRDefault="00496B1A">
      <w:pPr>
        <w:tabs>
          <w:tab w:val="left" w:pos="3513"/>
        </w:tabs>
        <w:jc w:val="center"/>
        <w:rPr>
          <w:ins w:id="113" w:author="Kronos" w:date="2026-09-11T11:15:00Z"/>
        </w:rPr>
        <w:pPrChange w:id="114" w:author="Kronos" w:date="2026-09-11T10:57:00Z">
          <w:pPr>
            <w:tabs>
              <w:tab w:val="left" w:pos="1549"/>
            </w:tabs>
            <w:jc w:val="center"/>
          </w:pPr>
        </w:pPrChange>
      </w:pPr>
    </w:p>
    <w:p w:rsidR="00496B1A" w:rsidRDefault="00496B1A">
      <w:pPr>
        <w:tabs>
          <w:tab w:val="left" w:pos="3513"/>
        </w:tabs>
        <w:jc w:val="center"/>
        <w:rPr>
          <w:ins w:id="115" w:author="Kronos" w:date="2026-09-11T11:15:00Z"/>
        </w:rPr>
        <w:pPrChange w:id="116" w:author="Kronos" w:date="2026-09-11T10:57:00Z">
          <w:pPr>
            <w:tabs>
              <w:tab w:val="left" w:pos="1549"/>
            </w:tabs>
            <w:jc w:val="center"/>
          </w:pPr>
        </w:pPrChange>
      </w:pPr>
    </w:p>
    <w:p w:rsidR="00496B1A" w:rsidRDefault="00496B1A">
      <w:pPr>
        <w:tabs>
          <w:tab w:val="left" w:pos="3513"/>
        </w:tabs>
        <w:jc w:val="center"/>
        <w:rPr>
          <w:ins w:id="117" w:author="Kronos" w:date="2026-09-11T11:15:00Z"/>
        </w:rPr>
        <w:pPrChange w:id="118" w:author="Kronos" w:date="2026-09-11T10:57:00Z">
          <w:pPr>
            <w:tabs>
              <w:tab w:val="left" w:pos="1549"/>
            </w:tabs>
            <w:jc w:val="center"/>
          </w:pPr>
        </w:pPrChange>
      </w:pPr>
    </w:p>
    <w:p w:rsidR="00496B1A" w:rsidRDefault="00496B1A">
      <w:pPr>
        <w:tabs>
          <w:tab w:val="left" w:pos="3513"/>
        </w:tabs>
        <w:jc w:val="center"/>
        <w:rPr>
          <w:ins w:id="119" w:author="Kronos" w:date="2026-09-11T11:15:00Z"/>
        </w:rPr>
        <w:pPrChange w:id="120" w:author="Kronos" w:date="2026-09-11T10:57:00Z">
          <w:pPr>
            <w:tabs>
              <w:tab w:val="left" w:pos="1549"/>
            </w:tabs>
            <w:jc w:val="center"/>
          </w:pPr>
        </w:pPrChange>
      </w:pPr>
      <w:ins w:id="121" w:author="Kronos" w:date="2026-09-11T11:15:00Z">
        <w:r>
          <w:t>Кро</w:t>
        </w:r>
      </w:ins>
      <w:ins w:id="122" w:author="Kronos" w:date="2026-09-11T11:21:00Z">
        <w:r w:rsidR="00790E95">
          <w:rPr>
            <w:lang w:val="en-US"/>
          </w:rPr>
          <w:t>c</w:t>
        </w:r>
      </w:ins>
      <w:ins w:id="123" w:author="Kronos" w:date="2026-09-11T11:15:00Z">
        <w:r w:rsidR="00790E95">
          <w:t>с</w:t>
        </w:r>
        <w:r>
          <w:t>функциональная разработка приложения</w:t>
        </w:r>
      </w:ins>
    </w:p>
    <w:p w:rsidR="00496B1A" w:rsidRDefault="00496B1A">
      <w:pPr>
        <w:tabs>
          <w:tab w:val="left" w:pos="3513"/>
        </w:tabs>
        <w:jc w:val="center"/>
        <w:rPr>
          <w:ins w:id="124" w:author="Kronos" w:date="2026-09-11T11:36:00Z"/>
          <w:lang w:val="en-US"/>
        </w:rPr>
        <w:pPrChange w:id="125" w:author="Kronos" w:date="2026-09-11T10:57:00Z">
          <w:pPr>
            <w:tabs>
              <w:tab w:val="left" w:pos="1549"/>
            </w:tabs>
            <w:jc w:val="center"/>
          </w:pPr>
        </w:pPrChange>
      </w:pPr>
      <w:ins w:id="126" w:author="Kronos" w:date="2026-09-11T11:16:00Z">
        <w:r w:rsidRPr="00496B1A">
          <w:rPr>
            <w:lang w:val="en-US"/>
          </w:rPr>
          <w:t>Scrum</w:t>
        </w:r>
      </w:ins>
    </w:p>
    <w:p w:rsidR="00790E95" w:rsidRDefault="00790E95">
      <w:pPr>
        <w:rPr>
          <w:ins w:id="127" w:author="Kronos" w:date="2026-09-11T11:36:00Z"/>
          <w:lang w:val="en-US"/>
        </w:rPr>
      </w:pPr>
      <w:ins w:id="128" w:author="Kronos" w:date="2026-09-11T11:36:00Z">
        <w:r>
          <w:rPr>
            <w:lang w:val="en-US"/>
          </w:rPr>
          <w:br w:type="page"/>
        </w:r>
      </w:ins>
    </w:p>
    <w:p w:rsidR="008A4E2E" w:rsidRDefault="008A4E2E" w:rsidP="00496B1A">
      <w:pPr>
        <w:tabs>
          <w:tab w:val="left" w:pos="3513"/>
        </w:tabs>
        <w:jc w:val="center"/>
        <w:rPr>
          <w:ins w:id="129" w:author="Kronos" w:date="2026-09-11T11:37:00Z"/>
          <w:lang w:val="en-US"/>
        </w:rPr>
      </w:pPr>
      <w:ins w:id="130" w:author="Kronos" w:date="2026-09-11T11:37:00Z">
        <w:del w:id="131" w:author="Kronos [2]" w:date="2026-09-22T13:01:00Z">
          <w:r w:rsidRPr="008A4E2E" w:rsidDel="00EF3267">
            <w:rPr>
              <w:noProof/>
              <w:lang w:eastAsia="ru-RU"/>
            </w:rPr>
            <w:lastRenderedPageBreak/>
            <w:drawing>
              <wp:inline distT="0" distB="0" distL="0" distR="0">
                <wp:extent cx="5940425" cy="4456775"/>
                <wp:effectExtent l="0" t="0" r="3175" b="1270"/>
                <wp:docPr id="1" name="Рисунок 1" descr="C:\Users\Kronos\Downloads\20260911_11352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:\Users\Kronos\Downloads\20260911_11352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0425" cy="445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ins>
    </w:p>
    <w:p w:rsidR="008A4E2E" w:rsidRDefault="008A4E2E" w:rsidP="008A4E2E">
      <w:pPr>
        <w:rPr>
          <w:ins w:id="132" w:author="Kronos" w:date="2026-09-11T11:37:00Z"/>
          <w:lang w:val="en-US"/>
        </w:rPr>
      </w:pPr>
    </w:p>
    <w:p w:rsidR="00790E95" w:rsidRDefault="008A4E2E">
      <w:pPr>
        <w:jc w:val="center"/>
        <w:rPr>
          <w:ins w:id="133" w:author="Kronos" w:date="2026-09-11T11:37:00Z"/>
        </w:rPr>
        <w:pPrChange w:id="134" w:author="Kronos" w:date="2026-09-11T11:37:00Z">
          <w:pPr>
            <w:tabs>
              <w:tab w:val="left" w:pos="1549"/>
            </w:tabs>
            <w:jc w:val="center"/>
          </w:pPr>
        </w:pPrChange>
      </w:pPr>
      <w:ins w:id="135" w:author="Kronos" w:date="2026-09-11T11:37:00Z">
        <w:r>
          <w:rPr>
            <w:lang w:val="en-US"/>
          </w:rPr>
          <w:t>DevOps</w:t>
        </w:r>
        <w:r w:rsidRPr="008A4E2E">
          <w:rPr>
            <w:rPrChange w:id="136" w:author="Kronos" w:date="2026-09-11T11:37:00Z">
              <w:rPr>
                <w:lang w:val="en-US"/>
              </w:rPr>
            </w:rPrChange>
          </w:rPr>
          <w:t xml:space="preserve"> – </w:t>
        </w:r>
        <w:r>
          <w:t>не методология, а культура и практика</w:t>
        </w:r>
      </w:ins>
    </w:p>
    <w:p w:rsidR="008A4E2E" w:rsidRDefault="008A4E2E">
      <w:pPr>
        <w:jc w:val="center"/>
        <w:rPr>
          <w:ins w:id="137" w:author="Kronos" w:date="2026-09-11T11:38:00Z"/>
        </w:rPr>
        <w:pPrChange w:id="138" w:author="Kronos" w:date="2026-09-11T11:37:00Z">
          <w:pPr>
            <w:tabs>
              <w:tab w:val="left" w:pos="1549"/>
            </w:tabs>
            <w:jc w:val="center"/>
          </w:pPr>
        </w:pPrChange>
      </w:pPr>
      <w:ins w:id="139" w:author="Kronos" w:date="2026-09-11T11:37:00Z">
        <w:r>
          <w:t>Ключевая идея</w:t>
        </w:r>
        <w:r w:rsidRPr="008A4E2E">
          <w:rPr>
            <w:rPrChange w:id="140" w:author="Kronos" w:date="2026-09-11T11:37:00Z">
              <w:rPr>
                <w:lang w:val="en-US"/>
              </w:rPr>
            </w:rPrChange>
          </w:rPr>
          <w:t xml:space="preserve">: </w:t>
        </w:r>
        <w:r>
          <w:rPr>
            <w:lang w:val="en-US"/>
          </w:rPr>
          <w:t>DevOps</w:t>
        </w:r>
        <w:r w:rsidRPr="008A4E2E">
          <w:rPr>
            <w:rPrChange w:id="141" w:author="Kronos" w:date="2026-09-11T11:37:00Z">
              <w:rPr>
                <w:lang w:val="en-US"/>
              </w:rPr>
            </w:rPrChange>
          </w:rPr>
          <w:t xml:space="preserve"> </w:t>
        </w:r>
        <w:r>
          <w:t>устраняет разрыв между</w:t>
        </w:r>
      </w:ins>
      <w:ins w:id="142" w:author="Kronos" w:date="2026-09-11T11:38:00Z">
        <w:r>
          <w:t xml:space="preserve"> командой и командой разработки и командой эксплуатации, автоматизируя сборку, тестирование и развёртывание</w:t>
        </w:r>
      </w:ins>
    </w:p>
    <w:p w:rsidR="008A4E2E" w:rsidRDefault="008A4E2E">
      <w:pPr>
        <w:jc w:val="center"/>
        <w:rPr>
          <w:ins w:id="143" w:author="Kronos" w:date="2026-09-11T11:38:00Z"/>
        </w:rPr>
        <w:pPrChange w:id="144" w:author="Kronos" w:date="2026-09-11T11:37:00Z">
          <w:pPr>
            <w:tabs>
              <w:tab w:val="left" w:pos="1549"/>
            </w:tabs>
            <w:jc w:val="center"/>
          </w:pPr>
        </w:pPrChange>
      </w:pPr>
    </w:p>
    <w:p w:rsidR="008A4E2E" w:rsidRDefault="008A4E2E">
      <w:pPr>
        <w:pStyle w:val="a8"/>
        <w:numPr>
          <w:ilvl w:val="0"/>
          <w:numId w:val="2"/>
        </w:numPr>
        <w:rPr>
          <w:ins w:id="145" w:author="Kronos" w:date="2026-09-11T11:42:00Z"/>
        </w:rPr>
        <w:pPrChange w:id="146" w:author="Kronos" w:date="2026-09-11T11:42:00Z">
          <w:pPr>
            <w:tabs>
              <w:tab w:val="left" w:pos="1549"/>
            </w:tabs>
            <w:jc w:val="center"/>
          </w:pPr>
        </w:pPrChange>
      </w:pPr>
      <w:ins w:id="147" w:author="Kronos" w:date="2026-09-11T11:42:00Z">
        <w:r>
          <w:t>Вода пад</w:t>
        </w:r>
      </w:ins>
    </w:p>
    <w:p w:rsidR="008A4E2E" w:rsidRDefault="008A4E2E">
      <w:pPr>
        <w:pStyle w:val="a8"/>
        <w:numPr>
          <w:ilvl w:val="0"/>
          <w:numId w:val="2"/>
        </w:numPr>
        <w:rPr>
          <w:ins w:id="148" w:author="Kronos" w:date="2026-09-11T11:43:00Z"/>
        </w:rPr>
        <w:pPrChange w:id="149" w:author="Kronos" w:date="2026-09-11T11:42:00Z">
          <w:pPr>
            <w:tabs>
              <w:tab w:val="left" w:pos="1549"/>
            </w:tabs>
            <w:jc w:val="center"/>
          </w:pPr>
        </w:pPrChange>
      </w:pPr>
      <w:ins w:id="150" w:author="Kronos" w:date="2026-09-11T11:44:00Z">
        <w:r>
          <w:t>Спиральная модель</w:t>
        </w:r>
      </w:ins>
    </w:p>
    <w:p w:rsidR="008A4E2E" w:rsidRPr="008A4E2E" w:rsidRDefault="008A4E2E">
      <w:pPr>
        <w:pStyle w:val="a8"/>
        <w:numPr>
          <w:ilvl w:val="0"/>
          <w:numId w:val="2"/>
        </w:numPr>
        <w:rPr>
          <w:ins w:id="151" w:author="Kronos" w:date="2026-09-11T11:43:00Z"/>
          <w:rPrChange w:id="152" w:author="Kronos" w:date="2026-09-11T11:43:00Z">
            <w:rPr>
              <w:ins w:id="153" w:author="Kronos" w:date="2026-09-11T11:43:00Z"/>
              <w:lang w:val="en-US"/>
            </w:rPr>
          </w:rPrChange>
        </w:rPr>
        <w:pPrChange w:id="154" w:author="Kronos" w:date="2026-09-11T11:42:00Z">
          <w:pPr>
            <w:tabs>
              <w:tab w:val="left" w:pos="1549"/>
            </w:tabs>
            <w:jc w:val="center"/>
          </w:pPr>
        </w:pPrChange>
      </w:pPr>
      <w:ins w:id="155" w:author="Kronos" w:date="2026-09-11T11:43:00Z">
        <w:r>
          <w:rPr>
            <w:lang w:val="en-US"/>
          </w:rPr>
          <w:t>RAD</w:t>
        </w:r>
      </w:ins>
    </w:p>
    <w:p w:rsidR="008A4E2E" w:rsidRPr="008A4E2E" w:rsidRDefault="008A4E2E">
      <w:pPr>
        <w:pStyle w:val="a8"/>
        <w:numPr>
          <w:ilvl w:val="0"/>
          <w:numId w:val="2"/>
        </w:numPr>
        <w:rPr>
          <w:ins w:id="156" w:author="Kronos" w:date="2026-09-11T11:43:00Z"/>
          <w:rPrChange w:id="157" w:author="Kronos" w:date="2026-09-11T11:43:00Z">
            <w:rPr>
              <w:ins w:id="158" w:author="Kronos" w:date="2026-09-11T11:43:00Z"/>
              <w:lang w:val="en-US"/>
            </w:rPr>
          </w:rPrChange>
        </w:rPr>
        <w:pPrChange w:id="159" w:author="Kronos" w:date="2026-09-11T11:42:00Z">
          <w:pPr>
            <w:tabs>
              <w:tab w:val="left" w:pos="1549"/>
            </w:tabs>
            <w:jc w:val="center"/>
          </w:pPr>
        </w:pPrChange>
      </w:pPr>
      <w:ins w:id="160" w:author="Kronos" w:date="2026-09-11T11:45:00Z">
        <w:r>
          <w:rPr>
            <w:lang w:val="en-US"/>
          </w:rPr>
          <w:t>Scrum</w:t>
        </w:r>
      </w:ins>
    </w:p>
    <w:p w:rsidR="008A4E2E" w:rsidRPr="008A4E2E" w:rsidRDefault="008A4E2E">
      <w:pPr>
        <w:pStyle w:val="a8"/>
        <w:numPr>
          <w:ilvl w:val="0"/>
          <w:numId w:val="2"/>
        </w:numPr>
        <w:rPr>
          <w:ins w:id="161" w:author="Kronos" w:date="2026-09-11T11:43:00Z"/>
          <w:rPrChange w:id="162" w:author="Kronos" w:date="2026-09-11T11:43:00Z">
            <w:rPr>
              <w:ins w:id="163" w:author="Kronos" w:date="2026-09-11T11:43:00Z"/>
              <w:lang w:val="en-US"/>
            </w:rPr>
          </w:rPrChange>
        </w:rPr>
        <w:pPrChange w:id="164" w:author="Kronos" w:date="2026-09-11T11:42:00Z">
          <w:pPr>
            <w:tabs>
              <w:tab w:val="left" w:pos="1549"/>
            </w:tabs>
            <w:jc w:val="center"/>
          </w:pPr>
        </w:pPrChange>
      </w:pPr>
      <w:ins w:id="165" w:author="Kronos" w:date="2026-09-11T11:43:00Z">
        <w:r>
          <w:rPr>
            <w:lang w:val="en-US"/>
          </w:rPr>
          <w:t xml:space="preserve">V </w:t>
        </w:r>
        <w:r>
          <w:t>образный</w:t>
        </w:r>
      </w:ins>
    </w:p>
    <w:p w:rsidR="008A4E2E" w:rsidRPr="008A4E2E" w:rsidRDefault="008A4E2E">
      <w:pPr>
        <w:pStyle w:val="a8"/>
        <w:numPr>
          <w:ilvl w:val="0"/>
          <w:numId w:val="2"/>
        </w:numPr>
        <w:rPr>
          <w:ins w:id="166" w:author="Kronos" w:date="2026-09-11T11:43:00Z"/>
          <w:rPrChange w:id="167" w:author="Kronos" w:date="2026-09-11T11:43:00Z">
            <w:rPr>
              <w:ins w:id="168" w:author="Kronos" w:date="2026-09-11T11:43:00Z"/>
              <w:lang w:val="en-US"/>
            </w:rPr>
          </w:rPrChange>
        </w:rPr>
        <w:pPrChange w:id="169" w:author="Kronos" w:date="2026-09-11T11:42:00Z">
          <w:pPr>
            <w:tabs>
              <w:tab w:val="left" w:pos="1549"/>
            </w:tabs>
            <w:jc w:val="center"/>
          </w:pPr>
        </w:pPrChange>
      </w:pPr>
      <w:ins w:id="170" w:author="Kronos" w:date="2026-09-11T11:43:00Z">
        <w:r>
          <w:rPr>
            <w:lang w:val="en-US"/>
          </w:rPr>
          <w:t>DevOps</w:t>
        </w:r>
      </w:ins>
    </w:p>
    <w:p w:rsidR="008A4E2E" w:rsidRPr="008A4E2E" w:rsidRDefault="008A4E2E">
      <w:pPr>
        <w:pStyle w:val="a8"/>
        <w:numPr>
          <w:ilvl w:val="0"/>
          <w:numId w:val="2"/>
        </w:numPr>
        <w:rPr>
          <w:rPrChange w:id="171" w:author="Kronos" w:date="2026-09-11T11:37:00Z">
            <w:rPr>
              <w:b/>
              <w:sz w:val="30"/>
            </w:rPr>
          </w:rPrChange>
        </w:rPr>
        <w:pPrChange w:id="172" w:author="Kronos" w:date="2026-09-11T11:42:00Z">
          <w:pPr>
            <w:tabs>
              <w:tab w:val="left" w:pos="1549"/>
            </w:tabs>
            <w:jc w:val="center"/>
          </w:pPr>
        </w:pPrChange>
      </w:pPr>
      <w:bookmarkStart w:id="173" w:name="_GoBack"/>
      <w:bookmarkEnd w:id="173"/>
    </w:p>
    <w:sectPr w:rsidR="008A4E2E" w:rsidRPr="008A4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16F" w:rsidRDefault="00D9016F" w:rsidP="00DF730B">
      <w:pPr>
        <w:spacing w:after="0" w:line="240" w:lineRule="auto"/>
      </w:pPr>
      <w:r>
        <w:separator/>
      </w:r>
    </w:p>
  </w:endnote>
  <w:endnote w:type="continuationSeparator" w:id="0">
    <w:p w:rsidR="00D9016F" w:rsidRDefault="00D9016F" w:rsidP="00DF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16F" w:rsidRDefault="00D9016F" w:rsidP="00DF730B">
      <w:pPr>
        <w:spacing w:after="0" w:line="240" w:lineRule="auto"/>
      </w:pPr>
      <w:r>
        <w:separator/>
      </w:r>
    </w:p>
  </w:footnote>
  <w:footnote w:type="continuationSeparator" w:id="0">
    <w:p w:rsidR="00D9016F" w:rsidRDefault="00D9016F" w:rsidP="00DF7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A4346"/>
    <w:multiLevelType w:val="hybridMultilevel"/>
    <w:tmpl w:val="237EEF7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C910B75"/>
    <w:multiLevelType w:val="hybridMultilevel"/>
    <w:tmpl w:val="8DD23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ronos">
    <w15:presenceInfo w15:providerId="None" w15:userId="Kronos"/>
  </w15:person>
  <w15:person w15:author="Kronos [2]">
    <w15:presenceInfo w15:providerId="Windows Live" w15:userId="8256ab39ac1c12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59"/>
    <w:rsid w:val="001B1B02"/>
    <w:rsid w:val="00496B1A"/>
    <w:rsid w:val="00622C55"/>
    <w:rsid w:val="00790E95"/>
    <w:rsid w:val="007C6490"/>
    <w:rsid w:val="008A4E2E"/>
    <w:rsid w:val="009273DE"/>
    <w:rsid w:val="00B67E59"/>
    <w:rsid w:val="00D9016F"/>
    <w:rsid w:val="00DF730B"/>
    <w:rsid w:val="00E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3E3C1-ECE6-478D-8208-EFBE85EF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73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730B"/>
  </w:style>
  <w:style w:type="paragraph" w:styleId="a5">
    <w:name w:val="footer"/>
    <w:basedOn w:val="a"/>
    <w:link w:val="a6"/>
    <w:uiPriority w:val="99"/>
    <w:unhideWhenUsed/>
    <w:rsid w:val="00DF73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730B"/>
  </w:style>
  <w:style w:type="table" w:styleId="a7">
    <w:name w:val="Table Grid"/>
    <w:basedOn w:val="a1"/>
    <w:uiPriority w:val="39"/>
    <w:rsid w:val="00927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A4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2026-09-11T07:27:00Z</dcterms:created>
  <dcterms:modified xsi:type="dcterms:W3CDTF">2026-09-22T10:01:00Z</dcterms:modified>
</cp:coreProperties>
</file>