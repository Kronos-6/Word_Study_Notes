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C55" w:rsidRDefault="00925FE0">
      <w:r>
        <w:t xml:space="preserve">Индивидуальный план работ – это документ, в котором работник </w:t>
      </w:r>
      <w:proofErr w:type="gramStart"/>
      <w:r>
        <w:t>заранее  определяет</w:t>
      </w:r>
      <w:proofErr w:type="gramEnd"/>
      <w:r>
        <w:t xml:space="preserve"> перечень операций, их порядок, сроки и ресурсы, необходимые для выполнения задания.</w:t>
      </w:r>
    </w:p>
    <w:p w:rsidR="00925FE0" w:rsidRDefault="00925FE0"/>
    <w:p w:rsidR="00925FE0" w:rsidRDefault="00925FE0">
      <w:r>
        <w:t xml:space="preserve">Из чего </w:t>
      </w:r>
      <w:proofErr w:type="gramStart"/>
      <w:r>
        <w:t>состоит  план</w:t>
      </w:r>
      <w:proofErr w:type="gramEnd"/>
      <w:r>
        <w:t xml:space="preserve">  работ </w:t>
      </w:r>
    </w:p>
    <w:p w:rsidR="00925FE0" w:rsidRDefault="00925FE0">
      <w:r>
        <w:t>Содержание</w:t>
      </w:r>
    </w:p>
    <w:p w:rsidR="00925FE0" w:rsidRDefault="00925FE0" w:rsidP="00925FE0">
      <w:pPr>
        <w:pStyle w:val="a3"/>
        <w:numPr>
          <w:ilvl w:val="0"/>
          <w:numId w:val="1"/>
        </w:numPr>
      </w:pPr>
      <w:r>
        <w:t xml:space="preserve">Цель задания </w:t>
      </w:r>
    </w:p>
    <w:p w:rsidR="00925FE0" w:rsidRDefault="00925FE0" w:rsidP="00925FE0">
      <w:pPr>
        <w:pStyle w:val="a3"/>
        <w:numPr>
          <w:ilvl w:val="0"/>
          <w:numId w:val="1"/>
        </w:numPr>
      </w:pPr>
      <w:r>
        <w:t xml:space="preserve">Перечень операций по порядку </w:t>
      </w:r>
    </w:p>
    <w:p w:rsidR="00925FE0" w:rsidRDefault="00925FE0" w:rsidP="00925FE0">
      <w:pPr>
        <w:pStyle w:val="a3"/>
        <w:numPr>
          <w:ilvl w:val="0"/>
          <w:numId w:val="1"/>
        </w:numPr>
      </w:pPr>
      <w:r>
        <w:t>Сроки на каждую операцию</w:t>
      </w:r>
    </w:p>
    <w:p w:rsidR="00925FE0" w:rsidRDefault="00925FE0" w:rsidP="00925FE0">
      <w:pPr>
        <w:pStyle w:val="a3"/>
        <w:numPr>
          <w:ilvl w:val="0"/>
          <w:numId w:val="1"/>
        </w:numPr>
      </w:pPr>
      <w:r>
        <w:t>Необходимые ресурсы</w:t>
      </w:r>
    </w:p>
    <w:p w:rsidR="00925FE0" w:rsidRDefault="00925FE0" w:rsidP="00925FE0">
      <w:pPr>
        <w:pStyle w:val="a3"/>
        <w:numPr>
          <w:ilvl w:val="0"/>
          <w:numId w:val="1"/>
        </w:numPr>
      </w:pPr>
      <w:r>
        <w:t>Критерий завершения работы</w:t>
      </w:r>
    </w:p>
    <w:p w:rsidR="00925FE0" w:rsidRDefault="00925FE0" w:rsidP="00925FE0">
      <w:pPr>
        <w:pStyle w:val="a3"/>
      </w:pPr>
    </w:p>
    <w:p w:rsidR="00925FE0" w:rsidRDefault="00802C30" w:rsidP="00802C30">
      <w:pPr>
        <w:pStyle w:val="a3"/>
      </w:pPr>
      <w:r>
        <w:t>Правила составления плана</w:t>
      </w:r>
    </w:p>
    <w:p w:rsidR="00802C30" w:rsidRPr="00925FE0" w:rsidRDefault="00802C30" w:rsidP="00802C30">
      <w:pPr>
        <w:pStyle w:val="a3"/>
      </w:pPr>
    </w:p>
    <w:p w:rsidR="00925FE0" w:rsidRPr="00802C30" w:rsidRDefault="00925FE0" w:rsidP="00925FE0">
      <w:pPr>
        <w:pStyle w:val="a3"/>
        <w:rPr>
          <w:b/>
          <w:rPrChange w:id="0" w:author="Kronos" w:date="2026-09-15T14:36:00Z">
            <w:rPr/>
          </w:rPrChange>
        </w:rPr>
      </w:pPr>
      <w:proofErr w:type="spellStart"/>
      <w:r w:rsidRPr="00802C30">
        <w:rPr>
          <w:b/>
          <w:rPrChange w:id="1" w:author="Kronos" w:date="2026-09-15T14:36:00Z">
            <w:rPr/>
          </w:rPrChange>
        </w:rPr>
        <w:t>Конкретност</w:t>
      </w:r>
      <w:proofErr w:type="spellEnd"/>
    </w:p>
    <w:p w:rsidR="00925FE0" w:rsidRPr="00925FE0" w:rsidRDefault="00925FE0" w:rsidP="00925FE0">
      <w:pPr>
        <w:pStyle w:val="a3"/>
      </w:pPr>
    </w:p>
    <w:p w:rsidR="00925FE0" w:rsidRPr="00925FE0" w:rsidRDefault="00925FE0" w:rsidP="00925FE0">
      <w:pPr>
        <w:pStyle w:val="a3"/>
      </w:pPr>
      <w:r w:rsidRPr="00925FE0">
        <w:t>Каждая операция описывается действием, а не общей фразой.</w:t>
      </w:r>
    </w:p>
    <w:p w:rsidR="00925FE0" w:rsidRPr="00925FE0" w:rsidRDefault="00925FE0" w:rsidP="00802C30"/>
    <w:p w:rsidR="00925FE0" w:rsidRPr="00925FE0" w:rsidRDefault="00925FE0" w:rsidP="00925FE0">
      <w:pPr>
        <w:pStyle w:val="a3"/>
      </w:pPr>
    </w:p>
    <w:p w:rsidR="00925FE0" w:rsidRPr="00802C30" w:rsidRDefault="00925FE0" w:rsidP="00925FE0">
      <w:pPr>
        <w:pStyle w:val="a3"/>
        <w:rPr>
          <w:b/>
          <w:rPrChange w:id="2" w:author="Kronos" w:date="2026-09-15T14:36:00Z">
            <w:rPr/>
          </w:rPrChange>
        </w:rPr>
      </w:pPr>
      <w:r w:rsidRPr="00802C30">
        <w:rPr>
          <w:b/>
          <w:rPrChange w:id="3" w:author="Kronos" w:date="2026-09-15T14:36:00Z">
            <w:rPr/>
          </w:rPrChange>
        </w:rPr>
        <w:t>Порядок</w:t>
      </w:r>
    </w:p>
    <w:p w:rsidR="00925FE0" w:rsidRPr="00925FE0" w:rsidRDefault="00925FE0" w:rsidP="00925FE0">
      <w:pPr>
        <w:pStyle w:val="a3"/>
      </w:pPr>
    </w:p>
    <w:p w:rsidR="00925FE0" w:rsidRPr="00925FE0" w:rsidRDefault="00925FE0" w:rsidP="00925FE0">
      <w:pPr>
        <w:pStyle w:val="a3"/>
      </w:pPr>
    </w:p>
    <w:p w:rsidR="00925FE0" w:rsidRPr="00925FE0" w:rsidRDefault="00925FE0" w:rsidP="00925FE0">
      <w:pPr>
        <w:pStyle w:val="a3"/>
      </w:pPr>
      <w:r w:rsidRPr="00925FE0">
        <w:t xml:space="preserve">Операции располагаются в реальной </w:t>
      </w:r>
      <w:proofErr w:type="spellStart"/>
      <w:r w:rsidRPr="00925FE0">
        <w:t>последовательнос</w:t>
      </w:r>
      <w:proofErr w:type="spellEnd"/>
      <w:r w:rsidRPr="00925FE0">
        <w:t xml:space="preserve"> </w:t>
      </w:r>
      <w:proofErr w:type="spellStart"/>
      <w:r w:rsidRPr="00925FE0">
        <w:t>ти</w:t>
      </w:r>
      <w:proofErr w:type="spellEnd"/>
      <w:r w:rsidRPr="00925FE0">
        <w:t xml:space="preserve"> выполнения, а не произвольно.</w:t>
      </w:r>
    </w:p>
    <w:p w:rsidR="00925FE0" w:rsidRPr="00925FE0" w:rsidRDefault="00925FE0" w:rsidP="00925FE0">
      <w:pPr>
        <w:pStyle w:val="a3"/>
      </w:pPr>
    </w:p>
    <w:p w:rsidR="00925FE0" w:rsidRPr="00802C30" w:rsidRDefault="00925FE0" w:rsidP="00925FE0">
      <w:pPr>
        <w:pStyle w:val="a3"/>
        <w:rPr>
          <w:b/>
          <w:rPrChange w:id="4" w:author="Kronos" w:date="2026-09-15T14:37:00Z">
            <w:rPr/>
          </w:rPrChange>
        </w:rPr>
      </w:pPr>
      <w:r w:rsidRPr="00802C30">
        <w:rPr>
          <w:b/>
          <w:rPrChange w:id="5" w:author="Kronos" w:date="2026-09-15T14:37:00Z">
            <w:rPr/>
          </w:rPrChange>
        </w:rPr>
        <w:t>Реалистичные сроки</w:t>
      </w:r>
    </w:p>
    <w:p w:rsidR="00925FE0" w:rsidRPr="00925FE0" w:rsidRDefault="00925FE0" w:rsidP="00925FE0">
      <w:pPr>
        <w:pStyle w:val="a3"/>
      </w:pPr>
    </w:p>
    <w:p w:rsidR="00925FE0" w:rsidRPr="00925FE0" w:rsidRDefault="00925FE0" w:rsidP="00925FE0">
      <w:pPr>
        <w:pStyle w:val="a3"/>
      </w:pPr>
      <w:r w:rsidRPr="00925FE0">
        <w:t>Время на операцию должно соответствовать её реальной Длительности, а не быть занижено «для скорости».</w:t>
      </w:r>
    </w:p>
    <w:p w:rsidR="00925FE0" w:rsidRPr="00925FE0" w:rsidRDefault="00925FE0" w:rsidP="00925FE0">
      <w:pPr>
        <w:pStyle w:val="a3"/>
      </w:pPr>
    </w:p>
    <w:p w:rsidR="00925FE0" w:rsidRPr="00802C30" w:rsidRDefault="00925FE0" w:rsidP="00925FE0">
      <w:pPr>
        <w:pStyle w:val="a3"/>
        <w:rPr>
          <w:b/>
          <w:lang w:val="en-US"/>
          <w:rPrChange w:id="6" w:author="Kronos" w:date="2026-09-15T14:37:00Z">
            <w:rPr>
              <w:lang w:val="en-US"/>
            </w:rPr>
          </w:rPrChange>
        </w:rPr>
      </w:pPr>
      <w:proofErr w:type="spellStart"/>
      <w:r w:rsidRPr="00802C30">
        <w:rPr>
          <w:b/>
          <w:lang w:val="en-US"/>
          <w:rPrChange w:id="7" w:author="Kronos" w:date="2026-09-15T14:37:00Z">
            <w:rPr>
              <w:lang w:val="en-US"/>
            </w:rPr>
          </w:rPrChange>
        </w:rPr>
        <w:t>Учёт</w:t>
      </w:r>
      <w:proofErr w:type="spellEnd"/>
      <w:r w:rsidRPr="00802C30">
        <w:rPr>
          <w:b/>
          <w:lang w:val="en-US"/>
          <w:rPrChange w:id="8" w:author="Kronos" w:date="2026-09-15T14:37:00Z">
            <w:rPr>
              <w:lang w:val="en-US"/>
            </w:rPr>
          </w:rPrChange>
        </w:rPr>
        <w:t xml:space="preserve"> </w:t>
      </w:r>
      <w:proofErr w:type="spellStart"/>
      <w:r w:rsidRPr="00802C30">
        <w:rPr>
          <w:b/>
          <w:lang w:val="en-US"/>
          <w:rPrChange w:id="9" w:author="Kronos" w:date="2026-09-15T14:37:00Z">
            <w:rPr>
              <w:lang w:val="en-US"/>
            </w:rPr>
          </w:rPrChange>
        </w:rPr>
        <w:t>ресурсов</w:t>
      </w:r>
      <w:proofErr w:type="spellEnd"/>
    </w:p>
    <w:p w:rsidR="00925FE0" w:rsidRPr="00925FE0" w:rsidRDefault="00925FE0" w:rsidP="00925FE0">
      <w:pPr>
        <w:pStyle w:val="a3"/>
        <w:rPr>
          <w:lang w:val="en-US"/>
        </w:rPr>
      </w:pPr>
    </w:p>
    <w:p w:rsidR="00925FE0" w:rsidRDefault="00925FE0" w:rsidP="00925FE0">
      <w:pPr>
        <w:pStyle w:val="a3"/>
        <w:rPr>
          <w:ins w:id="10" w:author="Kronos" w:date="2026-09-15T14:37:00Z"/>
        </w:rPr>
      </w:pPr>
      <w:r w:rsidRPr="00925FE0">
        <w:t>Прежде чем включать операцию в план, нужно проверить наличие нужных инструментов и материалов.</w:t>
      </w:r>
    </w:p>
    <w:p w:rsidR="00802C30" w:rsidRDefault="00802C30" w:rsidP="00925FE0">
      <w:pPr>
        <w:pStyle w:val="a3"/>
        <w:rPr>
          <w:ins w:id="11" w:author="Kronos" w:date="2026-09-15T14:37:00Z"/>
        </w:rPr>
      </w:pPr>
    </w:p>
    <w:p w:rsidR="00802C30" w:rsidRDefault="00802C30" w:rsidP="00802C30">
      <w:pPr>
        <w:rPr>
          <w:ins w:id="12" w:author="Kronos" w:date="2026-09-15T14:44:00Z"/>
        </w:rPr>
        <w:pPrChange w:id="13" w:author="Kronos" w:date="2026-09-15T14:44:00Z">
          <w:pPr>
            <w:pStyle w:val="a3"/>
            <w:ind w:left="0"/>
          </w:pPr>
        </w:pPrChange>
      </w:pPr>
    </w:p>
    <w:p w:rsidR="00802C30" w:rsidRDefault="00802C30" w:rsidP="00802C30">
      <w:pPr>
        <w:pStyle w:val="a3"/>
        <w:numPr>
          <w:ilvl w:val="0"/>
          <w:numId w:val="2"/>
        </w:numPr>
        <w:rPr>
          <w:ins w:id="14" w:author="Kronos" w:date="2026-09-15T14:45:00Z"/>
        </w:rPr>
        <w:pPrChange w:id="15" w:author="Kronos" w:date="2026-09-15T14:44:00Z">
          <w:pPr>
            <w:pStyle w:val="a3"/>
            <w:ind w:left="0"/>
          </w:pPr>
        </w:pPrChange>
      </w:pPr>
      <w:ins w:id="16" w:author="Kronos" w:date="2026-09-15T14:44:00Z">
        <w:r>
          <w:t>Размытое оп</w:t>
        </w:r>
      </w:ins>
      <w:ins w:id="17" w:author="Kronos" w:date="2026-09-15T14:45:00Z">
        <w:r>
          <w:t>исание</w:t>
        </w:r>
      </w:ins>
    </w:p>
    <w:p w:rsidR="00802C30" w:rsidRDefault="00802C30" w:rsidP="00802C30">
      <w:pPr>
        <w:pStyle w:val="a3"/>
        <w:numPr>
          <w:ilvl w:val="0"/>
          <w:numId w:val="2"/>
        </w:numPr>
        <w:rPr>
          <w:ins w:id="18" w:author="Kronos" w:date="2026-09-15T14:45:00Z"/>
        </w:rPr>
        <w:pPrChange w:id="19" w:author="Kronos" w:date="2026-09-15T14:44:00Z">
          <w:pPr>
            <w:pStyle w:val="a3"/>
            <w:ind w:left="0"/>
          </w:pPr>
        </w:pPrChange>
      </w:pPr>
      <w:ins w:id="20" w:author="Kronos" w:date="2026-09-15T14:45:00Z">
        <w:r>
          <w:t>Ресурсы не указаны</w:t>
        </w:r>
      </w:ins>
    </w:p>
    <w:p w:rsidR="004F4F49" w:rsidRPr="004F4F49" w:rsidRDefault="00802C30" w:rsidP="00802C30">
      <w:pPr>
        <w:pStyle w:val="a3"/>
        <w:numPr>
          <w:ilvl w:val="0"/>
          <w:numId w:val="2"/>
        </w:numPr>
        <w:rPr>
          <w:ins w:id="21" w:author="Kronos" w:date="2026-09-15T14:55:00Z"/>
          <w:rPrChange w:id="22" w:author="Kronos" w:date="2026-09-15T14:55:00Z">
            <w:rPr>
              <w:ins w:id="23" w:author="Kronos" w:date="2026-09-15T14:55:00Z"/>
              <w:lang w:val="en-US"/>
            </w:rPr>
          </w:rPrChange>
        </w:rPr>
        <w:pPrChange w:id="24" w:author="Kronos" w:date="2026-09-15T14:44:00Z">
          <w:pPr>
            <w:pStyle w:val="a3"/>
            <w:ind w:left="0"/>
          </w:pPr>
        </w:pPrChange>
      </w:pPr>
      <w:ins w:id="25" w:author="Kronos" w:date="2026-09-15T14:45:00Z">
        <w:r>
          <w:t>Не корректные</w:t>
        </w:r>
      </w:ins>
      <w:ins w:id="26" w:author="Kronos" w:date="2026-09-15T14:46:00Z">
        <w:r>
          <w:t xml:space="preserve"> критерии завершения работы</w:t>
        </w:r>
      </w:ins>
    </w:p>
    <w:p w:rsidR="004F4F49" w:rsidRDefault="004F4F49" w:rsidP="004F4F49">
      <w:pPr>
        <w:rPr>
          <w:ins w:id="27" w:author="Kronos" w:date="2026-09-15T14:55:00Z"/>
        </w:rPr>
        <w:pPrChange w:id="28" w:author="Kronos" w:date="2026-09-15T14:55:00Z">
          <w:pPr>
            <w:pStyle w:val="a3"/>
            <w:ind w:left="0"/>
          </w:pPr>
        </w:pPrChange>
      </w:pPr>
    </w:p>
    <w:p w:rsidR="00802C30" w:rsidRDefault="00802C30" w:rsidP="004F4F49">
      <w:pPr>
        <w:rPr>
          <w:ins w:id="29" w:author="Kronos" w:date="2026-09-15T14:58:00Z"/>
        </w:rPr>
        <w:pPrChange w:id="30" w:author="Kronos" w:date="2026-09-15T14:55:00Z">
          <w:pPr>
            <w:pStyle w:val="a3"/>
            <w:ind w:left="0"/>
          </w:pPr>
        </w:pPrChange>
      </w:pPr>
      <w:ins w:id="31" w:author="Kronos" w:date="2026-09-15T14:45:00Z">
        <w:r>
          <w:t xml:space="preserve"> </w:t>
        </w:r>
      </w:ins>
      <w:ins w:id="32" w:author="Kronos" w:date="2026-09-15T14:57:00Z">
        <w:r w:rsidR="00CD1F84">
          <w:t xml:space="preserve">Цель задачи создать </w:t>
        </w:r>
        <w:proofErr w:type="spellStart"/>
        <w:r w:rsidR="00CD1F84">
          <w:t>шутер</w:t>
        </w:r>
        <w:proofErr w:type="spellEnd"/>
        <w:r w:rsidR="00CD1F84">
          <w:t xml:space="preserve"> от первого лица</w:t>
        </w:r>
      </w:ins>
    </w:p>
    <w:p w:rsidR="00CD1F84" w:rsidRDefault="00CD1F84" w:rsidP="004F4F49">
      <w:pPr>
        <w:rPr>
          <w:ins w:id="33" w:author="Kronos" w:date="2026-09-15T14:59:00Z"/>
          <w:lang w:val="en-US"/>
        </w:rPr>
        <w:pPrChange w:id="34" w:author="Kronos" w:date="2026-09-15T14:55:00Z">
          <w:pPr>
            <w:pStyle w:val="a3"/>
            <w:ind w:left="0"/>
          </w:pPr>
        </w:pPrChange>
      </w:pPr>
      <w:ins w:id="35" w:author="Kronos" w:date="2026-09-15T14:59:00Z">
        <w:r>
          <w:t>Операции</w:t>
        </w:r>
        <w:r>
          <w:rPr>
            <w:lang w:val="en-US"/>
          </w:rPr>
          <w:t>:</w:t>
        </w:r>
      </w:ins>
    </w:p>
    <w:p w:rsidR="00CD1F84" w:rsidRDefault="00CD1F84" w:rsidP="00CD1F84">
      <w:pPr>
        <w:pStyle w:val="a3"/>
        <w:numPr>
          <w:ilvl w:val="0"/>
          <w:numId w:val="3"/>
        </w:numPr>
        <w:rPr>
          <w:ins w:id="36" w:author="Kronos" w:date="2026-09-15T15:05:00Z"/>
        </w:rPr>
        <w:pPrChange w:id="37" w:author="Kronos" w:date="2026-09-15T15:04:00Z">
          <w:pPr>
            <w:pStyle w:val="a3"/>
            <w:ind w:left="0"/>
          </w:pPr>
        </w:pPrChange>
      </w:pPr>
      <w:ins w:id="38" w:author="Kronos" w:date="2026-09-15T15:04:00Z">
        <w:r>
          <w:t>Поиск команды д</w:t>
        </w:r>
        <w:r>
          <w:t xml:space="preserve">ля создания игры. </w:t>
        </w:r>
      </w:ins>
      <w:ins w:id="39" w:author="Kronos" w:date="2026-09-15T15:05:00Z">
        <w:r>
          <w:t xml:space="preserve">– направить </w:t>
        </w:r>
        <w:proofErr w:type="gramStart"/>
        <w:r>
          <w:t>запрос  в</w:t>
        </w:r>
        <w:proofErr w:type="gramEnd"/>
        <w:r>
          <w:t xml:space="preserve"> </w:t>
        </w:r>
        <w:r>
          <w:rPr>
            <w:lang w:val="en-US"/>
          </w:rPr>
          <w:t>HR</w:t>
        </w:r>
        <w:r w:rsidRPr="00CD1F84">
          <w:rPr>
            <w:rPrChange w:id="40" w:author="Kronos" w:date="2026-09-15T15:05:00Z">
              <w:rPr>
                <w:lang w:val="en-US"/>
              </w:rPr>
            </w:rPrChange>
          </w:rPr>
          <w:t xml:space="preserve"> </w:t>
        </w:r>
        <w:r>
          <w:t>отдел на поиск людей для создания концепта игры</w:t>
        </w:r>
      </w:ins>
    </w:p>
    <w:p w:rsidR="00CD1F84" w:rsidRDefault="00CD1F84" w:rsidP="00CD1F84">
      <w:pPr>
        <w:pStyle w:val="a3"/>
        <w:numPr>
          <w:ilvl w:val="0"/>
          <w:numId w:val="3"/>
        </w:numPr>
        <w:rPr>
          <w:ins w:id="41" w:author="Kronos" w:date="2026-09-15T15:06:00Z"/>
        </w:rPr>
        <w:pPrChange w:id="42" w:author="Kronos" w:date="2026-09-15T15:04:00Z">
          <w:pPr>
            <w:pStyle w:val="a3"/>
            <w:ind w:left="0"/>
          </w:pPr>
        </w:pPrChange>
      </w:pPr>
      <w:ins w:id="43" w:author="Kronos" w:date="2026-09-15T15:05:00Z">
        <w:r>
          <w:t>Запрос на выдачу комн</w:t>
        </w:r>
      </w:ins>
      <w:ins w:id="44" w:author="Kronos" w:date="2026-09-15T15:06:00Z">
        <w:r>
          <w:t xml:space="preserve">ат в </w:t>
        </w:r>
        <w:proofErr w:type="gramStart"/>
        <w:r>
          <w:t>офисе</w:t>
        </w:r>
        <w:r w:rsidR="00DC0CD1">
          <w:t xml:space="preserve">  с</w:t>
        </w:r>
        <w:proofErr w:type="gramEnd"/>
        <w:r w:rsidR="00DC0CD1">
          <w:t xml:space="preserve"> столами </w:t>
        </w:r>
      </w:ins>
      <w:ins w:id="45" w:author="Kronos" w:date="2026-09-15T15:07:00Z">
        <w:r w:rsidR="00DC0CD1">
          <w:t>стульями</w:t>
        </w:r>
      </w:ins>
      <w:ins w:id="46" w:author="Kronos" w:date="2026-09-15T15:06:00Z">
        <w:r w:rsidR="00DC0CD1">
          <w:t xml:space="preserve"> досками стопкой бум</w:t>
        </w:r>
      </w:ins>
      <w:ins w:id="47" w:author="Kronos" w:date="2026-09-15T15:07:00Z">
        <w:r w:rsidR="00DC0CD1">
          <w:t>аги и ручек</w:t>
        </w:r>
      </w:ins>
    </w:p>
    <w:p w:rsidR="00CD1F84" w:rsidRDefault="00CD1F84" w:rsidP="00CD1F84">
      <w:pPr>
        <w:pStyle w:val="a3"/>
        <w:numPr>
          <w:ilvl w:val="0"/>
          <w:numId w:val="3"/>
        </w:numPr>
        <w:rPr>
          <w:ins w:id="48" w:author="Kronos" w:date="2026-09-15T15:06:00Z"/>
        </w:rPr>
        <w:pPrChange w:id="49" w:author="Kronos" w:date="2026-09-15T15:04:00Z">
          <w:pPr>
            <w:pStyle w:val="a3"/>
            <w:ind w:left="0"/>
          </w:pPr>
        </w:pPrChange>
      </w:pPr>
      <w:ins w:id="50" w:author="Kronos" w:date="2026-09-15T15:06:00Z">
        <w:r>
          <w:lastRenderedPageBreak/>
          <w:t>Постановка задачи перед командой</w:t>
        </w:r>
      </w:ins>
    </w:p>
    <w:p w:rsidR="00CD1F84" w:rsidRDefault="00CD1F84" w:rsidP="00CD1F84">
      <w:pPr>
        <w:pStyle w:val="a3"/>
        <w:numPr>
          <w:ilvl w:val="0"/>
          <w:numId w:val="3"/>
        </w:numPr>
        <w:rPr>
          <w:ins w:id="51" w:author="Kronos" w:date="2026-09-15T15:06:00Z"/>
        </w:rPr>
        <w:pPrChange w:id="52" w:author="Kronos" w:date="2026-09-15T15:04:00Z">
          <w:pPr>
            <w:pStyle w:val="a3"/>
            <w:ind w:left="0"/>
          </w:pPr>
        </w:pPrChange>
      </w:pPr>
      <w:ins w:id="53" w:author="Kronos" w:date="2026-09-15T15:06:00Z">
        <w:r w:rsidRPr="00CD1F84">
          <w:t>Концептуализация</w:t>
        </w:r>
        <w:r>
          <w:t xml:space="preserve"> </w:t>
        </w:r>
        <w:r w:rsidR="00DC0CD1">
          <w:t>игры</w:t>
        </w:r>
      </w:ins>
    </w:p>
    <w:p w:rsidR="00DC0CD1" w:rsidRDefault="00DC0CD1" w:rsidP="00CD1F84">
      <w:pPr>
        <w:pStyle w:val="a3"/>
        <w:numPr>
          <w:ilvl w:val="0"/>
          <w:numId w:val="3"/>
        </w:numPr>
        <w:rPr>
          <w:ins w:id="54" w:author="Kronos" w:date="2026-09-15T15:07:00Z"/>
        </w:rPr>
        <w:pPrChange w:id="55" w:author="Kronos" w:date="2026-09-15T15:04:00Z">
          <w:pPr>
            <w:pStyle w:val="a3"/>
            <w:ind w:left="0"/>
          </w:pPr>
        </w:pPrChange>
      </w:pPr>
      <w:ins w:id="56" w:author="Kronos" w:date="2026-09-15T15:07:00Z">
        <w:r>
          <w:t xml:space="preserve">Запрос </w:t>
        </w:r>
        <w:proofErr w:type="gramStart"/>
        <w:r>
          <w:t>на закупу</w:t>
        </w:r>
        <w:proofErr w:type="gramEnd"/>
        <w:r>
          <w:t xml:space="preserve"> оборудования</w:t>
        </w:r>
      </w:ins>
      <w:ins w:id="57" w:author="Kronos" w:date="2026-09-15T15:25:00Z">
        <w:r w:rsidR="008E5895">
          <w:t xml:space="preserve"> </w:t>
        </w:r>
      </w:ins>
    </w:p>
    <w:p w:rsidR="00DC0CD1" w:rsidRDefault="00DC0CD1" w:rsidP="00DC0CD1">
      <w:pPr>
        <w:pStyle w:val="a3"/>
        <w:numPr>
          <w:ilvl w:val="0"/>
          <w:numId w:val="3"/>
        </w:numPr>
        <w:rPr>
          <w:ins w:id="58" w:author="Kronos" w:date="2026-09-15T15:07:00Z"/>
        </w:rPr>
        <w:pPrChange w:id="59" w:author="Kronos" w:date="2026-09-15T15:04:00Z">
          <w:pPr>
            <w:pStyle w:val="a3"/>
            <w:ind w:left="0"/>
          </w:pPr>
        </w:pPrChange>
      </w:pPr>
      <w:ins w:id="60" w:author="Kronos" w:date="2026-09-15T15:07:00Z">
        <w:r>
          <w:t>Закупка оборудования</w:t>
        </w:r>
      </w:ins>
      <w:ins w:id="61" w:author="Kronos" w:date="2026-09-15T15:10:00Z">
        <w:r>
          <w:t xml:space="preserve">  8 </w:t>
        </w:r>
        <w:proofErr w:type="spellStart"/>
        <w:r>
          <w:t>пк</w:t>
        </w:r>
        <w:proofErr w:type="spellEnd"/>
        <w:r>
          <w:t xml:space="preserve"> с </w:t>
        </w:r>
        <w:r>
          <w:fldChar w:fldCharType="begin"/>
        </w:r>
        <w:r>
          <w:instrText xml:space="preserve"> HYPERLINK "</w:instrText>
        </w:r>
        <w:r w:rsidRPr="00DC0CD1">
          <w:instrText>https://delta-game.ru/news/kompyuter-dlya-unity/?ysclid=mu2mqhtwns692202731</w:instrText>
        </w:r>
        <w:r>
          <w:instrText xml:space="preserve">" </w:instrText>
        </w:r>
        <w:r>
          <w:fldChar w:fldCharType="separate"/>
        </w:r>
        <w:r w:rsidRPr="0013127F">
          <w:rPr>
            <w:rStyle w:val="a4"/>
          </w:rPr>
          <w:t>https://delta-game.ru/news/kompyuter-dlya-unity/?ysclid=mu2mqhtwns692202731</w:t>
        </w:r>
        <w:r>
          <w:fldChar w:fldCharType="end"/>
        </w:r>
        <w:r>
          <w:t xml:space="preserve">  3 </w:t>
        </w:r>
        <w:proofErr w:type="spellStart"/>
        <w:r>
          <w:t>пк</w:t>
        </w:r>
        <w:proofErr w:type="spellEnd"/>
        <w:r>
          <w:t xml:space="preserve"> с </w:t>
        </w:r>
      </w:ins>
      <w:ins w:id="62" w:author="Kronos" w:date="2026-09-15T15:12:00Z">
        <w:r>
          <w:fldChar w:fldCharType="begin"/>
        </w:r>
        <w:r>
          <w:instrText xml:space="preserve"> HYPERLINK "</w:instrText>
        </w:r>
      </w:ins>
      <w:ins w:id="63" w:author="Kronos" w:date="2026-09-15T15:11:00Z">
        <w:r w:rsidRPr="00DC0CD1">
          <w:instrText>https://www.blender.org/download/requirements/</w:instrText>
        </w:r>
      </w:ins>
      <w:ins w:id="64" w:author="Kronos" w:date="2026-09-15T15:12:00Z">
        <w:r>
          <w:instrText xml:space="preserve">" </w:instrText>
        </w:r>
        <w:r>
          <w:fldChar w:fldCharType="separate"/>
        </w:r>
      </w:ins>
      <w:ins w:id="65" w:author="Kronos" w:date="2026-09-15T15:11:00Z">
        <w:r w:rsidRPr="0013127F">
          <w:rPr>
            <w:rStyle w:val="a4"/>
          </w:rPr>
          <w:t>https://www.blender.org/download/requirements/</w:t>
        </w:r>
      </w:ins>
      <w:ins w:id="66" w:author="Kronos" w:date="2026-09-15T15:12:00Z">
        <w:r>
          <w:fldChar w:fldCharType="end"/>
        </w:r>
        <w:r>
          <w:t xml:space="preserve"> с доставкой до офиса</w:t>
        </w:r>
      </w:ins>
      <w:ins w:id="67" w:author="Kronos" w:date="2026-09-15T15:25:00Z">
        <w:r w:rsidR="008E5895">
          <w:t xml:space="preserve"> . + подбор мониторов и </w:t>
        </w:r>
        <w:proofErr w:type="spellStart"/>
        <w:r w:rsidR="008E5895">
          <w:t>переферии</w:t>
        </w:r>
      </w:ins>
      <w:proofErr w:type="spellEnd"/>
    </w:p>
    <w:p w:rsidR="00DC0CD1" w:rsidRDefault="00DC0CD1" w:rsidP="00CD1F84">
      <w:pPr>
        <w:pStyle w:val="a3"/>
        <w:numPr>
          <w:ilvl w:val="0"/>
          <w:numId w:val="3"/>
        </w:numPr>
        <w:rPr>
          <w:ins w:id="68" w:author="Kronos" w:date="2026-09-15T15:13:00Z"/>
        </w:rPr>
        <w:pPrChange w:id="69" w:author="Kronos" w:date="2026-09-15T15:04:00Z">
          <w:pPr>
            <w:pStyle w:val="a3"/>
            <w:ind w:left="0"/>
          </w:pPr>
        </w:pPrChange>
      </w:pPr>
      <w:proofErr w:type="spellStart"/>
      <w:ins w:id="70" w:author="Kronos" w:date="2026-09-15T15:12:00Z">
        <w:r>
          <w:t>Найм</w:t>
        </w:r>
        <w:proofErr w:type="spellEnd"/>
        <w:r>
          <w:t xml:space="preserve"> Художников </w:t>
        </w:r>
      </w:ins>
      <w:ins w:id="71" w:author="Kronos" w:date="2026-09-15T15:17:00Z">
        <w:r w:rsidR="008E5895">
          <w:t>–</w:t>
        </w:r>
      </w:ins>
      <w:ins w:id="72" w:author="Kronos" w:date="2026-09-15T15:13:00Z">
        <w:r>
          <w:t xml:space="preserve"> </w:t>
        </w:r>
      </w:ins>
      <w:proofErr w:type="gramStart"/>
      <w:ins w:id="73" w:author="Kronos" w:date="2026-09-15T15:22:00Z">
        <w:r w:rsidR="008E5895">
          <w:t>4</w:t>
        </w:r>
      </w:ins>
      <w:ins w:id="74" w:author="Kronos" w:date="2026-09-15T15:17:00Z">
        <w:r w:rsidR="008E5895" w:rsidRPr="008E5895">
          <w:rPr>
            <w:rPrChange w:id="75" w:author="Kronos" w:date="2026-09-15T15:21:00Z">
              <w:rPr>
                <w:lang w:val="en-US"/>
              </w:rPr>
            </w:rPrChange>
          </w:rPr>
          <w:t>,</w:t>
        </w:r>
      </w:ins>
      <w:ins w:id="76" w:author="Kronos" w:date="2026-09-15T15:12:00Z">
        <w:r>
          <w:t xml:space="preserve">  программистов</w:t>
        </w:r>
        <w:proofErr w:type="gramEnd"/>
        <w:r>
          <w:t xml:space="preserve"> </w:t>
        </w:r>
      </w:ins>
      <w:ins w:id="77" w:author="Kronos" w:date="2026-09-15T15:17:00Z">
        <w:r w:rsidR="008E5895">
          <w:t>–</w:t>
        </w:r>
      </w:ins>
      <w:ins w:id="78" w:author="Kronos" w:date="2026-09-15T15:13:00Z">
        <w:r>
          <w:t xml:space="preserve"> 8</w:t>
        </w:r>
      </w:ins>
      <w:ins w:id="79" w:author="Kronos" w:date="2026-09-15T15:17:00Z">
        <w:r w:rsidR="008E5895" w:rsidRPr="008E5895">
          <w:rPr>
            <w:rPrChange w:id="80" w:author="Kronos" w:date="2026-09-15T15:21:00Z">
              <w:rPr>
                <w:lang w:val="en-US"/>
              </w:rPr>
            </w:rPrChange>
          </w:rPr>
          <w:t>,</w:t>
        </w:r>
      </w:ins>
      <w:ins w:id="81" w:author="Kronos" w:date="2026-09-15T15:13:00Z">
        <w:r>
          <w:t xml:space="preserve"> </w:t>
        </w:r>
      </w:ins>
      <w:ins w:id="82" w:author="Kronos" w:date="2026-09-15T15:12:00Z">
        <w:r>
          <w:t xml:space="preserve">менеджеров  </w:t>
        </w:r>
      </w:ins>
      <w:ins w:id="83" w:author="Kronos" w:date="2026-09-15T15:13:00Z">
        <w:r>
          <w:t xml:space="preserve">- 2 </w:t>
        </w:r>
      </w:ins>
      <w:ins w:id="84" w:author="Kronos" w:date="2026-09-15T15:21:00Z">
        <w:r w:rsidR="008E5895">
          <w:t>, 2 Саунд дизайнера.</w:t>
        </w:r>
      </w:ins>
    </w:p>
    <w:p w:rsidR="00DC0CD1" w:rsidRDefault="008E5895" w:rsidP="00CD1F84">
      <w:pPr>
        <w:pStyle w:val="a3"/>
        <w:numPr>
          <w:ilvl w:val="0"/>
          <w:numId w:val="3"/>
        </w:numPr>
        <w:rPr>
          <w:ins w:id="85" w:author="Kronos" w:date="2026-09-15T15:20:00Z"/>
        </w:rPr>
        <w:pPrChange w:id="86" w:author="Kronos" w:date="2026-09-15T15:04:00Z">
          <w:pPr>
            <w:pStyle w:val="a3"/>
            <w:ind w:left="0"/>
          </w:pPr>
        </w:pPrChange>
      </w:pPr>
      <w:ins w:id="87" w:author="Kronos" w:date="2026-09-15T15:18:00Z">
        <w:r>
          <w:t>Установка оборудования.</w:t>
        </w:r>
      </w:ins>
      <w:ins w:id="88" w:author="Kronos" w:date="2026-09-15T15:19:00Z">
        <w:r>
          <w:t xml:space="preserve"> Расставить </w:t>
        </w:r>
        <w:proofErr w:type="spellStart"/>
        <w:proofErr w:type="gramStart"/>
        <w:r>
          <w:t>пк</w:t>
        </w:r>
        <w:proofErr w:type="spellEnd"/>
        <w:r>
          <w:t xml:space="preserve">  по</w:t>
        </w:r>
        <w:proofErr w:type="gramEnd"/>
        <w:r>
          <w:t xml:space="preserve"> рабочим местам. Установить </w:t>
        </w:r>
        <w:r>
          <w:rPr>
            <w:lang w:val="en-US"/>
          </w:rPr>
          <w:t>Win</w:t>
        </w:r>
        <w:r w:rsidRPr="008E5895">
          <w:rPr>
            <w:rPrChange w:id="89" w:author="Kronos" w:date="2026-09-15T15:20:00Z">
              <w:rPr>
                <w:lang w:val="en-US"/>
              </w:rPr>
            </w:rPrChange>
          </w:rPr>
          <w:t xml:space="preserve"> </w:t>
        </w:r>
        <w:r>
          <w:t>пиратский.</w:t>
        </w:r>
      </w:ins>
      <w:ins w:id="90" w:author="Kronos" w:date="2026-09-15T15:20:00Z">
        <w:r>
          <w:t xml:space="preserve"> Установить все необходимые драйвера с диска. </w:t>
        </w:r>
      </w:ins>
    </w:p>
    <w:p w:rsidR="008E5895" w:rsidRPr="008E5895" w:rsidRDefault="008E5895" w:rsidP="008E5895">
      <w:pPr>
        <w:pStyle w:val="a3"/>
        <w:numPr>
          <w:ilvl w:val="0"/>
          <w:numId w:val="3"/>
        </w:numPr>
        <w:rPr>
          <w:ins w:id="91" w:author="Kronos" w:date="2026-09-15T15:21:00Z"/>
          <w:rPrChange w:id="92" w:author="Kronos" w:date="2026-09-15T15:21:00Z">
            <w:rPr>
              <w:ins w:id="93" w:author="Kronos" w:date="2026-09-15T15:21:00Z"/>
              <w:lang w:val="en-US"/>
            </w:rPr>
          </w:rPrChange>
        </w:rPr>
        <w:pPrChange w:id="94" w:author="Kronos" w:date="2026-09-15T15:04:00Z">
          <w:pPr>
            <w:pStyle w:val="a3"/>
            <w:ind w:left="0"/>
          </w:pPr>
        </w:pPrChange>
      </w:pPr>
      <w:ins w:id="95" w:author="Kronos" w:date="2026-09-15T15:20:00Z">
        <w:r>
          <w:t xml:space="preserve">Зайти на сайт </w:t>
        </w:r>
        <w:r>
          <w:rPr>
            <w:lang w:val="en-US"/>
          </w:rPr>
          <w:t>Unity</w:t>
        </w:r>
        <w:r w:rsidRPr="008E5895">
          <w:rPr>
            <w:rPrChange w:id="96" w:author="Kronos" w:date="2026-09-15T15:20:00Z">
              <w:rPr>
                <w:lang w:val="en-US"/>
              </w:rPr>
            </w:rPrChange>
          </w:rPr>
          <w:t xml:space="preserve"> </w:t>
        </w:r>
        <w:r>
          <w:t xml:space="preserve">скачать </w:t>
        </w:r>
        <w:r>
          <w:rPr>
            <w:lang w:val="en-US"/>
          </w:rPr>
          <w:t>Unity</w:t>
        </w:r>
        <w:r w:rsidRPr="008E5895">
          <w:rPr>
            <w:rPrChange w:id="97" w:author="Kronos" w:date="2026-09-15T15:20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Hub</w:t>
        </w:r>
      </w:ins>
      <w:ins w:id="98" w:author="Kronos" w:date="2026-09-15T15:21:00Z">
        <w:r w:rsidRPr="008E5895">
          <w:rPr>
            <w:rPrChange w:id="99" w:author="Kronos" w:date="2026-09-15T15:21:00Z">
              <w:rPr>
                <w:lang w:val="en-US"/>
              </w:rPr>
            </w:rPrChange>
          </w:rPr>
          <w:t xml:space="preserve">. </w:t>
        </w:r>
        <w:r>
          <w:t xml:space="preserve">Скачать </w:t>
        </w:r>
        <w:r>
          <w:rPr>
            <w:lang w:val="en-US"/>
          </w:rPr>
          <w:t xml:space="preserve">VS. </w:t>
        </w:r>
      </w:ins>
    </w:p>
    <w:p w:rsidR="008E5895" w:rsidRDefault="008E5895" w:rsidP="008E5895">
      <w:pPr>
        <w:pStyle w:val="a3"/>
        <w:numPr>
          <w:ilvl w:val="0"/>
          <w:numId w:val="3"/>
        </w:numPr>
        <w:rPr>
          <w:ins w:id="100" w:author="Kronos" w:date="2026-09-15T15:22:00Z"/>
        </w:rPr>
        <w:pPrChange w:id="101" w:author="Kronos" w:date="2026-09-15T15:04:00Z">
          <w:pPr>
            <w:pStyle w:val="a3"/>
            <w:ind w:left="0"/>
          </w:pPr>
        </w:pPrChange>
      </w:pPr>
      <w:ins w:id="102" w:author="Kronos" w:date="2026-09-15T15:21:00Z">
        <w:r>
          <w:t xml:space="preserve">Скачать </w:t>
        </w:r>
        <w:r>
          <w:rPr>
            <w:lang w:val="en-US"/>
          </w:rPr>
          <w:t>VS</w:t>
        </w:r>
        <w:r w:rsidRPr="008E5895">
          <w:rPr>
            <w:rPrChange w:id="103" w:author="Kronos" w:date="2026-09-15T15:21:00Z">
              <w:rPr>
                <w:lang w:val="en-US"/>
              </w:rPr>
            </w:rPrChange>
          </w:rPr>
          <w:t>.</w:t>
        </w:r>
        <w:r w:rsidRPr="008E5895">
          <w:rPr>
            <w:rPrChange w:id="104" w:author="Kronos" w:date="2026-09-15T15:21:00Z">
              <w:rPr>
                <w:lang w:val="en-US"/>
              </w:rPr>
            </w:rPrChange>
          </w:rPr>
          <w:t xml:space="preserve"> </w:t>
        </w:r>
        <w:r>
          <w:t xml:space="preserve">Скачать последнюю </w:t>
        </w:r>
        <w:r>
          <w:rPr>
            <w:lang w:val="en-US"/>
          </w:rPr>
          <w:t xml:space="preserve">LTS </w:t>
        </w:r>
        <w:r>
          <w:t>версию</w:t>
        </w:r>
      </w:ins>
    </w:p>
    <w:p w:rsidR="008E5895" w:rsidRDefault="008E5895" w:rsidP="008E5895">
      <w:pPr>
        <w:pStyle w:val="a3"/>
        <w:numPr>
          <w:ilvl w:val="0"/>
          <w:numId w:val="3"/>
        </w:numPr>
        <w:rPr>
          <w:ins w:id="105" w:author="Kronos" w:date="2026-09-15T15:24:00Z"/>
        </w:rPr>
        <w:pPrChange w:id="106" w:author="Kronos" w:date="2026-09-15T15:04:00Z">
          <w:pPr>
            <w:pStyle w:val="a3"/>
            <w:ind w:left="0"/>
          </w:pPr>
        </w:pPrChange>
      </w:pPr>
      <w:ins w:id="107" w:author="Kronos" w:date="2026-09-15T15:22:00Z">
        <w:r>
          <w:t xml:space="preserve">Скачать </w:t>
        </w:r>
        <w:r>
          <w:rPr>
            <w:lang w:val="en-US"/>
          </w:rPr>
          <w:t>Blendr</w:t>
        </w:r>
        <w:r w:rsidRPr="008E5895">
          <w:rPr>
            <w:rPrChange w:id="108" w:author="Kronos" w:date="2026-09-15T15:23:00Z">
              <w:rPr>
                <w:lang w:val="en-US"/>
              </w:rPr>
            </w:rPrChange>
          </w:rPr>
          <w:t xml:space="preserve"> </w:t>
        </w:r>
        <w:r>
          <w:t>художникам</w:t>
        </w:r>
      </w:ins>
      <w:ins w:id="109" w:author="Kronos" w:date="2026-09-15T15:23:00Z">
        <w:r>
          <w:t xml:space="preserve">. </w:t>
        </w:r>
        <w:proofErr w:type="spellStart"/>
        <w:r w:rsidRPr="008E5895">
          <w:t>Audacity</w:t>
        </w:r>
        <w:proofErr w:type="spellEnd"/>
        <w:r>
          <w:t xml:space="preserve"> и </w:t>
        </w:r>
        <w:proofErr w:type="spellStart"/>
        <w:r w:rsidRPr="008E5895">
          <w:t>GarageBand</w:t>
        </w:r>
        <w:proofErr w:type="spellEnd"/>
        <w:r>
          <w:t xml:space="preserve"> </w:t>
        </w:r>
        <w:proofErr w:type="spellStart"/>
        <w:r>
          <w:t>Зву</w:t>
        </w:r>
      </w:ins>
      <w:ins w:id="110" w:author="Kronos" w:date="2026-09-15T15:24:00Z">
        <w:r>
          <w:t>корям</w:t>
        </w:r>
      </w:ins>
      <w:proofErr w:type="spellEnd"/>
      <w:ins w:id="111" w:author="Kronos" w:date="2026-09-15T15:25:00Z">
        <w:r>
          <w:t>.</w:t>
        </w:r>
      </w:ins>
    </w:p>
    <w:p w:rsidR="008E5895" w:rsidRDefault="008E5895" w:rsidP="008E5895">
      <w:pPr>
        <w:pStyle w:val="a3"/>
        <w:numPr>
          <w:ilvl w:val="0"/>
          <w:numId w:val="3"/>
        </w:numPr>
        <w:rPr>
          <w:ins w:id="112" w:author="Kronos" w:date="2026-09-15T15:26:00Z"/>
        </w:rPr>
        <w:pPrChange w:id="113" w:author="Kronos" w:date="2026-09-15T15:04:00Z">
          <w:pPr>
            <w:pStyle w:val="a3"/>
            <w:ind w:left="0"/>
          </w:pPr>
        </w:pPrChange>
      </w:pPr>
      <w:ins w:id="114" w:author="Kronos" w:date="2026-09-15T15:24:00Z">
        <w:r>
          <w:t xml:space="preserve">  </w:t>
        </w:r>
      </w:ins>
      <w:ins w:id="115" w:author="Kronos" w:date="2026-09-15T15:26:00Z">
        <w:r>
          <w:t xml:space="preserve">Создания прототипа игры </w:t>
        </w:r>
      </w:ins>
    </w:p>
    <w:p w:rsidR="008E5895" w:rsidRDefault="008E5895" w:rsidP="008E5895">
      <w:pPr>
        <w:pStyle w:val="a3"/>
        <w:numPr>
          <w:ilvl w:val="0"/>
          <w:numId w:val="3"/>
        </w:numPr>
        <w:rPr>
          <w:ins w:id="116" w:author="Kronos" w:date="2026-09-15T15:27:00Z"/>
        </w:rPr>
        <w:pPrChange w:id="117" w:author="Kronos" w:date="2026-09-15T15:04:00Z">
          <w:pPr>
            <w:pStyle w:val="a3"/>
            <w:ind w:left="0"/>
          </w:pPr>
        </w:pPrChange>
      </w:pPr>
      <w:ins w:id="118" w:author="Kronos" w:date="2026-09-15T15:26:00Z">
        <w:r>
          <w:t xml:space="preserve">Предоставить прототип </w:t>
        </w:r>
        <w:proofErr w:type="gramStart"/>
        <w:r>
          <w:t>инвестору  или</w:t>
        </w:r>
        <w:proofErr w:type="gramEnd"/>
        <w:r>
          <w:t xml:space="preserve"> тому кто тебя финансир</w:t>
        </w:r>
      </w:ins>
      <w:ins w:id="119" w:author="Kronos" w:date="2026-09-15T15:27:00Z">
        <w:r>
          <w:t>ует</w:t>
        </w:r>
      </w:ins>
    </w:p>
    <w:p w:rsidR="002F7B64" w:rsidRDefault="008E5895" w:rsidP="008E5895">
      <w:pPr>
        <w:pStyle w:val="a3"/>
        <w:numPr>
          <w:ilvl w:val="0"/>
          <w:numId w:val="3"/>
        </w:numPr>
        <w:rPr>
          <w:ins w:id="120" w:author="Kronos" w:date="2026-09-15T15:28:00Z"/>
        </w:rPr>
        <w:pPrChange w:id="121" w:author="Kronos" w:date="2026-09-15T15:04:00Z">
          <w:pPr>
            <w:pStyle w:val="a3"/>
            <w:ind w:left="0"/>
          </w:pPr>
        </w:pPrChange>
      </w:pPr>
      <w:ins w:id="122" w:author="Kronos" w:date="2026-09-15T15:27:00Z">
        <w:r>
          <w:t xml:space="preserve">Если прототип понравился продолжить разработку. Если нет вернутся </w:t>
        </w:r>
      </w:ins>
      <w:ins w:id="123" w:author="Kronos" w:date="2026-09-15T15:28:00Z">
        <w:r w:rsidR="002F7B64">
          <w:t>к пункту 4 и перейти к 12 пункту</w:t>
        </w:r>
      </w:ins>
    </w:p>
    <w:p w:rsidR="002F7B64" w:rsidRDefault="002F7B64" w:rsidP="002F7B64">
      <w:pPr>
        <w:pStyle w:val="a3"/>
        <w:numPr>
          <w:ilvl w:val="0"/>
          <w:numId w:val="3"/>
        </w:numPr>
        <w:rPr>
          <w:ins w:id="124" w:author="Kronos" w:date="2026-09-15T15:31:00Z"/>
        </w:rPr>
        <w:pPrChange w:id="125" w:author="Kronos" w:date="2026-09-15T15:04:00Z">
          <w:pPr>
            <w:pStyle w:val="a3"/>
            <w:ind w:left="0"/>
          </w:pPr>
        </w:pPrChange>
      </w:pPr>
      <w:proofErr w:type="spellStart"/>
      <w:ins w:id="126" w:author="Kronos" w:date="2026-09-15T15:30:00Z">
        <w:r w:rsidRPr="002F7B64">
          <w:t>Production</w:t>
        </w:r>
        <w:proofErr w:type="spellEnd"/>
        <w:r>
          <w:t xml:space="preserve"> создание игры с </w:t>
        </w:r>
      </w:ins>
      <w:ins w:id="127" w:author="Kronos" w:date="2026-09-15T15:31:00Z">
        <w:r>
          <w:t>финальной графикой аномалиями и побочными механиками</w:t>
        </w:r>
      </w:ins>
    </w:p>
    <w:p w:rsidR="002F7B64" w:rsidRDefault="002F7B64" w:rsidP="002F7B64">
      <w:pPr>
        <w:pStyle w:val="a3"/>
        <w:numPr>
          <w:ilvl w:val="0"/>
          <w:numId w:val="3"/>
        </w:numPr>
        <w:rPr>
          <w:ins w:id="128" w:author="Kronos" w:date="2026-09-15T15:32:00Z"/>
        </w:rPr>
        <w:pPrChange w:id="129" w:author="Kronos" w:date="2026-09-15T15:32:00Z">
          <w:pPr>
            <w:pStyle w:val="a3"/>
            <w:ind w:left="0"/>
          </w:pPr>
        </w:pPrChange>
      </w:pPr>
      <w:ins w:id="130" w:author="Kronos" w:date="2026-09-15T15:32:00Z">
        <w:r>
          <w:t>Вы достигли цели</w:t>
        </w:r>
      </w:ins>
      <w:ins w:id="131" w:author="Kronos" w:date="2026-09-15T15:31:00Z">
        <w:r>
          <w:t xml:space="preserve"> </w:t>
        </w:r>
      </w:ins>
      <w:ins w:id="132" w:author="Kronos" w:date="2026-09-15T15:27:00Z">
        <w:r w:rsidR="008E5895">
          <w:t xml:space="preserve"> </w:t>
        </w:r>
      </w:ins>
      <w:ins w:id="133" w:author="Kronos" w:date="2026-09-15T15:26:00Z">
        <w:r w:rsidR="008E5895">
          <w:t xml:space="preserve"> </w:t>
        </w:r>
      </w:ins>
    </w:p>
    <w:p w:rsidR="002F7B64" w:rsidRDefault="002F7B64" w:rsidP="002F7B64">
      <w:pPr>
        <w:rPr>
          <w:ins w:id="134" w:author="Kronos" w:date="2026-09-15T15:32:00Z"/>
        </w:rPr>
        <w:pPrChange w:id="135" w:author="Kronos" w:date="2026-09-15T15:32:00Z">
          <w:pPr>
            <w:pStyle w:val="a3"/>
            <w:ind w:left="0"/>
          </w:pPr>
        </w:pPrChange>
      </w:pPr>
      <w:ins w:id="136" w:author="Kronos" w:date="2026-09-15T15:32:00Z">
        <w:r w:rsidRPr="002F7B64">
          <w:t>Сроки на каждую операцию</w:t>
        </w:r>
      </w:ins>
    </w:p>
    <w:p w:rsidR="008E5895" w:rsidRDefault="002F7B64" w:rsidP="002F7B64">
      <w:pPr>
        <w:rPr>
          <w:ins w:id="137" w:author="Kronos" w:date="2026-09-15T15:34:00Z"/>
        </w:rPr>
        <w:pPrChange w:id="138" w:author="Kronos" w:date="2026-09-15T15:33:00Z">
          <w:pPr>
            <w:pStyle w:val="a3"/>
            <w:ind w:left="0"/>
          </w:pPr>
        </w:pPrChange>
      </w:pPr>
      <w:ins w:id="139" w:author="Kronos" w:date="2026-09-15T15:32:00Z">
        <w:r>
          <w:t>Всё до пункта 5 за 4 недели</w:t>
        </w:r>
      </w:ins>
      <w:ins w:id="140" w:author="Kronos" w:date="2026-09-15T15:33:00Z">
        <w:r>
          <w:t>.</w:t>
        </w:r>
      </w:ins>
      <w:ins w:id="141" w:author="Kronos" w:date="2026-09-15T15:32:00Z">
        <w:r>
          <w:t xml:space="preserve"> </w:t>
        </w:r>
      </w:ins>
      <w:ins w:id="142" w:author="Kronos" w:date="2026-09-15T15:33:00Z">
        <w:r>
          <w:t xml:space="preserve"> с 5 </w:t>
        </w:r>
        <w:proofErr w:type="gramStart"/>
        <w:r>
          <w:t>по  7</w:t>
        </w:r>
        <w:proofErr w:type="gramEnd"/>
        <w:r>
          <w:t xml:space="preserve"> за 1 одну неделю. С 7 до</w:t>
        </w:r>
      </w:ins>
      <w:ins w:id="143" w:author="Kronos" w:date="2026-09-15T15:34:00Z">
        <w:r>
          <w:t xml:space="preserve"> 12 за 2 недели. С 12 по 16 за 6 недель</w:t>
        </w:r>
      </w:ins>
    </w:p>
    <w:p w:rsidR="002F7B64" w:rsidRDefault="002F7B64" w:rsidP="002F7B64">
      <w:pPr>
        <w:rPr>
          <w:ins w:id="144" w:author="Kronos" w:date="2026-09-15T15:37:00Z"/>
        </w:rPr>
        <w:pPrChange w:id="145" w:author="Kronos" w:date="2026-09-15T15:33:00Z">
          <w:pPr>
            <w:pStyle w:val="a3"/>
            <w:ind w:left="0"/>
          </w:pPr>
        </w:pPrChange>
      </w:pPr>
      <w:ins w:id="146" w:author="Kronos" w:date="2026-09-15T15:36:00Z">
        <w:r w:rsidRPr="002F7B64">
          <w:rPr>
            <w:b/>
            <w:rPrChange w:id="147" w:author="Kronos" w:date="2026-09-15T15:36:00Z">
              <w:rPr/>
            </w:rPrChange>
          </w:rPr>
          <w:t>Ресурсы</w:t>
        </w:r>
        <w:r w:rsidRPr="002F7B64">
          <w:rPr>
            <w:b/>
            <w:lang w:val="en-US"/>
            <w:rPrChange w:id="148" w:author="Kronos" w:date="2026-09-15T15:36:00Z">
              <w:rPr>
                <w:lang w:val="en-US"/>
              </w:rPr>
            </w:rPrChange>
          </w:rPr>
          <w:t>:</w:t>
        </w:r>
        <w:r>
          <w:rPr>
            <w:b/>
            <w:lang w:val="en-US"/>
          </w:rPr>
          <w:t xml:space="preserve"> </w:t>
        </w:r>
        <w:r w:rsidRPr="002F7B64">
          <w:rPr>
            <w:lang w:val="en-US"/>
            <w:rPrChange w:id="149" w:author="Kronos" w:date="2026-09-15T15:36:00Z">
              <w:rPr>
                <w:b/>
                <w:lang w:val="en-US"/>
              </w:rPr>
            </w:rPrChange>
          </w:rPr>
          <w:t>1 200 000</w:t>
        </w:r>
        <w:r>
          <w:rPr>
            <w:b/>
            <w:lang w:val="en-US"/>
          </w:rPr>
          <w:t xml:space="preserve"> </w:t>
        </w:r>
        <w:r>
          <w:t xml:space="preserve">на </w:t>
        </w:r>
      </w:ins>
      <w:proofErr w:type="spellStart"/>
      <w:ins w:id="150" w:author="Kronos" w:date="2026-09-15T15:37:00Z">
        <w:r>
          <w:t>пк</w:t>
        </w:r>
        <w:proofErr w:type="spellEnd"/>
        <w:r>
          <w:t>. 1 500 000 на зарплаты</w:t>
        </w:r>
      </w:ins>
    </w:p>
    <w:p w:rsidR="002F7B64" w:rsidRPr="002F7B64" w:rsidRDefault="002F7B64" w:rsidP="002F7B64">
      <w:pPr>
        <w:rPr>
          <w:b/>
          <w:rPrChange w:id="151" w:author="Kronos" w:date="2026-09-15T15:38:00Z">
            <w:rPr/>
          </w:rPrChange>
        </w:rPr>
        <w:pPrChange w:id="152" w:author="Kronos" w:date="2026-09-15T15:33:00Z">
          <w:pPr>
            <w:pStyle w:val="a3"/>
            <w:ind w:left="0"/>
          </w:pPr>
        </w:pPrChange>
      </w:pPr>
      <w:ins w:id="153" w:author="Kronos" w:date="2026-09-15T15:37:00Z">
        <w:r w:rsidRPr="002F7B64">
          <w:rPr>
            <w:b/>
            <w:rPrChange w:id="154" w:author="Kronos" w:date="2026-09-15T15:38:00Z">
              <w:rPr/>
            </w:rPrChange>
          </w:rPr>
          <w:t>Кр</w:t>
        </w:r>
      </w:ins>
      <w:ins w:id="155" w:author="Kronos" w:date="2026-09-15T15:38:00Z">
        <w:r w:rsidRPr="002F7B64">
          <w:rPr>
            <w:b/>
            <w:rPrChange w:id="156" w:author="Kronos" w:date="2026-09-15T15:38:00Z">
              <w:rPr/>
            </w:rPrChange>
          </w:rPr>
          <w:t>и</w:t>
        </w:r>
      </w:ins>
      <w:ins w:id="157" w:author="Kronos" w:date="2026-09-15T15:37:00Z">
        <w:r w:rsidRPr="002F7B64">
          <w:rPr>
            <w:b/>
            <w:rPrChange w:id="158" w:author="Kronos" w:date="2026-09-15T15:38:00Z">
              <w:rPr/>
            </w:rPrChange>
          </w:rPr>
          <w:t>терии</w:t>
        </w:r>
      </w:ins>
      <w:ins w:id="159" w:author="Kronos" w:date="2026-09-15T15:38:00Z">
        <w:r w:rsidRPr="00033863">
          <w:rPr>
            <w:b/>
            <w:rPrChange w:id="160" w:author="Kronos" w:date="2026-09-15T16:20:00Z">
              <w:rPr>
                <w:b/>
                <w:lang w:val="en-US"/>
              </w:rPr>
            </w:rPrChange>
          </w:rPr>
          <w:t xml:space="preserve">: </w:t>
        </w:r>
        <w:r w:rsidR="002D679B">
          <w:t xml:space="preserve">Готовая игра </w:t>
        </w:r>
      </w:ins>
      <w:ins w:id="161" w:author="Kronos" w:date="2026-09-15T15:39:00Z">
        <w:r w:rsidR="002D679B">
          <w:t xml:space="preserve">в жанре </w:t>
        </w:r>
        <w:proofErr w:type="spellStart"/>
        <w:r w:rsidR="002D679B">
          <w:t>шутер</w:t>
        </w:r>
        <w:proofErr w:type="spellEnd"/>
        <w:r w:rsidR="002D679B">
          <w:t xml:space="preserve"> от первого лица</w:t>
        </w:r>
      </w:ins>
      <w:ins w:id="162" w:author="Kronos" w:date="2026-09-15T15:37:00Z">
        <w:r w:rsidRPr="002F7B64">
          <w:rPr>
            <w:b/>
            <w:rPrChange w:id="163" w:author="Kronos" w:date="2026-09-15T15:38:00Z">
              <w:rPr/>
            </w:rPrChange>
          </w:rPr>
          <w:t xml:space="preserve"> </w:t>
        </w:r>
      </w:ins>
      <w:bookmarkStart w:id="164" w:name="_GoBack"/>
      <w:bookmarkEnd w:id="164"/>
    </w:p>
    <w:sectPr w:rsidR="002F7B64" w:rsidRPr="002F7B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55004"/>
    <w:multiLevelType w:val="hybridMultilevel"/>
    <w:tmpl w:val="355C6F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5196"/>
    <w:multiLevelType w:val="hybridMultilevel"/>
    <w:tmpl w:val="D71621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C4111E"/>
    <w:multiLevelType w:val="hybridMultilevel"/>
    <w:tmpl w:val="DAFEFA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B253B4"/>
    <w:multiLevelType w:val="hybridMultilevel"/>
    <w:tmpl w:val="DFAA3A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E71D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9F3685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Kronos">
    <w15:presenceInfo w15:providerId="None" w15:userId="Krono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FB5"/>
    <w:rsid w:val="00033863"/>
    <w:rsid w:val="001B0FB5"/>
    <w:rsid w:val="002D679B"/>
    <w:rsid w:val="002F7B64"/>
    <w:rsid w:val="004F4F49"/>
    <w:rsid w:val="00622C55"/>
    <w:rsid w:val="00802C30"/>
    <w:rsid w:val="008E5895"/>
    <w:rsid w:val="00925FE0"/>
    <w:rsid w:val="00CD1F84"/>
    <w:rsid w:val="00DC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966C"/>
  <w15:chartTrackingRefBased/>
  <w15:docId w15:val="{6B0AA779-F54B-44A9-8D3A-99200A3E0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5FE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DC0CD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2</cp:revision>
  <dcterms:created xsi:type="dcterms:W3CDTF">2026-09-15T11:25:00Z</dcterms:created>
  <dcterms:modified xsi:type="dcterms:W3CDTF">2026-09-15T13:23:00Z</dcterms:modified>
</cp:coreProperties>
</file>